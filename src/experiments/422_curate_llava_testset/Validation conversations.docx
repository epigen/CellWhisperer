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rPr/>
      </w:pPr>
      <w:r>
        <w:rPr/>
        <w:t>[</w:t>
      </w:r>
    </w:p>
    <w:p>
      <w:pPr>
        <w:pStyle w:val="LO-normal"/>
        <w:rPr/>
      </w:pPr>
      <w:r>
        <w:rPr/>
        <w:t xml:space="preserve">  </w:t>
      </w:r>
      <w:r>
        <w:rPr/>
        <w:t>{</w:t>
      </w:r>
    </w:p>
    <w:p>
      <w:pPr>
        <w:pStyle w:val="LO-normal"/>
        <w:rPr/>
      </w:pPr>
      <w:r>
        <w:rPr/>
        <w:t xml:space="preserve">    </w:t>
      </w:r>
      <w:r>
        <w:rPr/>
        <w:t>"id": "SRX2912916",</w:t>
      </w:r>
    </w:p>
    <w:p>
      <w:pPr>
        <w:pStyle w:val="LO-normal"/>
        <w:rPr/>
      </w:pPr>
      <w:r>
        <w:rPr/>
        <w:t xml:space="preserve">    </w:t>
      </w:r>
      <w:r>
        <w:rPr/>
        <w:t>"image": "SRX2912916",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a glial cell derived from a human cortical spheroid."</w:t>
      </w:r>
    </w:p>
    <w:p>
      <w:pPr>
        <w:pStyle w:val="LO-normal"/>
        <w:rPr/>
      </w:pPr>
      <w:r>
        <w:rPr/>
        <w:t xml:space="preserve">      </w:t>
      </w:r>
      <w:r>
        <w:rPr/>
        <w:t>},</w:t>
      </w:r>
    </w:p>
    <w:p>
      <w:pPr>
        <w:pStyle w:val="LO-normal"/>
        <w:rPr>
          <w:del w:id="2" w:author="Moritz Schäfer" w:date="2024-04-14T07:47:50Z"/>
        </w:rPr>
      </w:pPr>
      <w:r>
        <w:rPr/>
        <w:t xml:space="preserve">  </w:t>
      </w:r>
      <w:del w:id="0" w:author="Moritz Schäfer" w:date="2024-04-14T07:47:50Z">
        <w:commentRangeStart w:id="0"/>
        <w:commentRangeStart w:id="1"/>
        <w:r>
          <w:rPr/>
          <w:delText xml:space="preserve">    </w:delText>
        </w:r>
      </w:del>
      <w:del w:id="1" w:author="Moritz Schäfer" w:date="2024-04-14T07:47:50Z">
        <w:r>
          <w:rPr/>
          <w:delText>{</w:delText>
        </w:r>
      </w:del>
    </w:p>
    <w:p>
      <w:pPr>
        <w:pStyle w:val="LO-normal"/>
        <w:rPr>
          <w:del w:id="5" w:author="Moritz Schäfer" w:date="2024-04-14T07:47:50Z"/>
        </w:rPr>
      </w:pPr>
      <w:del w:id="3" w:author="Moritz Schäfer" w:date="2024-04-14T07:47:50Z">
        <w:r>
          <w:rPr/>
          <w:delText xml:space="preserve">        </w:delText>
        </w:r>
      </w:del>
      <w:del w:id="4" w:author="Moritz Schäfer" w:date="2024-04-14T07:47:50Z">
        <w:r>
          <w:rPr/>
          <w:delText>"from": "human",</w:delText>
        </w:r>
      </w:del>
    </w:p>
    <w:p>
      <w:pPr>
        <w:pStyle w:val="LO-normal"/>
        <w:rPr>
          <w:del w:id="8" w:author="Moritz Schäfer" w:date="2024-04-14T07:47:50Z"/>
        </w:rPr>
      </w:pPr>
      <w:del w:id="6" w:author="Moritz Schäfer" w:date="2024-04-14T07:47:50Z">
        <w:r>
          <w:rPr/>
          <w:delText xml:space="preserve">        </w:delText>
        </w:r>
      </w:del>
      <w:del w:id="7" w:author="Moritz Schäfer" w:date="2024-04-14T07:47:50Z">
        <w:r>
          <w:rPr/>
          <w:delText>"value": "What can you tell me about the glial cell's state or behavior?"</w:delText>
        </w:r>
      </w:del>
    </w:p>
    <w:p>
      <w:pPr>
        <w:pStyle w:val="LO-normal"/>
        <w:rPr>
          <w:del w:id="11" w:author="Moritz Schäfer" w:date="2024-04-14T07:47:50Z"/>
        </w:rPr>
      </w:pPr>
      <w:del w:id="9" w:author="Moritz Schäfer" w:date="2024-04-14T07:47:50Z">
        <w:r>
          <w:rPr/>
          <w:delText xml:space="preserve">      </w:delText>
        </w:r>
      </w:del>
      <w:del w:id="10" w:author="Moritz Schäfer" w:date="2024-04-14T07:47:50Z">
        <w:r>
          <w:rPr/>
          <w:delText>},</w:delText>
        </w:r>
      </w:del>
    </w:p>
    <w:p>
      <w:pPr>
        <w:pStyle w:val="LO-normal"/>
        <w:rPr>
          <w:del w:id="14" w:author="Moritz Schäfer" w:date="2024-04-14T07:47:50Z"/>
        </w:rPr>
      </w:pPr>
      <w:del w:id="12" w:author="Moritz Schäfer" w:date="2024-04-14T07:47:50Z">
        <w:r>
          <w:rPr/>
          <w:delText xml:space="preserve">      </w:delText>
        </w:r>
      </w:del>
      <w:del w:id="13" w:author="Moritz Schäfer" w:date="2024-04-14T07:47:50Z">
        <w:r>
          <w:rPr/>
          <w:delText>{</w:delText>
        </w:r>
      </w:del>
    </w:p>
    <w:p>
      <w:pPr>
        <w:pStyle w:val="LO-normal"/>
        <w:rPr>
          <w:del w:id="17" w:author="Moritz Schäfer" w:date="2024-04-14T07:47:50Z"/>
        </w:rPr>
      </w:pPr>
      <w:del w:id="15" w:author="Moritz Schäfer" w:date="2024-04-14T07:47:50Z">
        <w:r>
          <w:rPr/>
          <w:delText xml:space="preserve">        </w:delText>
        </w:r>
      </w:del>
      <w:del w:id="16" w:author="Moritz Schäfer" w:date="2024-04-14T07:47:50Z">
        <w:r>
          <w:rPr/>
          <w:delText>"from": "gpt",</w:delText>
        </w:r>
      </w:del>
    </w:p>
    <w:p>
      <w:pPr>
        <w:pStyle w:val="LO-normal"/>
        <w:rPr>
          <w:del w:id="20" w:author="Moritz Schäfer" w:date="2024-04-14T07:47:50Z"/>
        </w:rPr>
      </w:pPr>
      <w:del w:id="18" w:author="Moritz Schäfer" w:date="2024-04-14T07:47:50Z">
        <w:r>
          <w:rPr/>
          <w:delText xml:space="preserve">        </w:delText>
        </w:r>
      </w:del>
      <w:del w:id="19" w:author="Moritz Schäfer" w:date="2024-04-14T07:47:50Z">
        <w:r>
          <w:rPr/>
          <w:delText>"value": "Based on the information provided, the glial cell was selected using HEPACAM for glial cluster 1, but the specific state or behavior cannot be inferred without additional context."</w:delText>
        </w:r>
      </w:del>
    </w:p>
    <w:p>
      <w:pPr>
        <w:pStyle w:val="LO-normal"/>
        <w:rPr/>
      </w:pPr>
      <w:del w:id="21" w:author="Moritz Schäfer" w:date="2024-04-14T07:47:50Z">
        <w:r>
          <w:rPr/>
          <w:delText xml:space="preserve">      </w:delText>
        </w:r>
      </w:del>
      <w:del w:id="22" w:author="Moritz Schäfer" w:date="2024-04-14T07:47:50Z">
        <w:r>
          <w:rPr/>
          <w:delText>},</w:delText>
        </w:r>
      </w:del>
      <w:r>
        <w:rPr/>
      </w:r>
      <w:commentRangeEnd w:id="0"/>
      <w:r>
        <w:commentReference w:id="0"/>
      </w:r>
      <w:commentRangeEnd w:id="1"/>
      <w:r>
        <w:commentReference w:id="1"/>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glial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glial cell is associated with various immune system functions, blood-related cells, tissue-specific b cells, dendritic cells, thymocytes, and mast cells from different organs."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commentRangeStart w:id="2"/>
      <w:r>
        <w:rPr/>
        <w:t xml:space="preserve">    </w:t>
      </w:r>
      <w:r>
        <w:rPr/>
        <w:t>"id": "SRX7833468",</w:t>
      </w:r>
    </w:p>
    <w:p>
      <w:pPr>
        <w:pStyle w:val="LO-normal"/>
        <w:rPr/>
      </w:pPr>
      <w:r>
        <w:rPr/>
        <w:t xml:space="preserve">    </w:t>
      </w:r>
      <w:r>
        <w:rPr/>
        <w:t>"image": "SRX7833468",</w:t>
      </w:r>
    </w:p>
    <w:p>
      <w:pPr>
        <w:pStyle w:val="LO-normal"/>
        <w:rPr/>
      </w:pPr>
      <w:r>
        <w:rPr/>
        <w:t xml:space="preserve">    </w:t>
      </w:r>
      <w:r>
        <w:rPr/>
        <w:t>"conversations": [</w:t>
      </w:r>
      <w:commentRangeEnd w:id="2"/>
      <w:r>
        <w:commentReference w:id="2"/>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"&lt;image&gt;\nElaborate on the characteristics of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gene expression profile and the associated pathways, it seems these cells are CD8+ T cells actively involved in the immune response within a psoriasis lesion. The high expression of genes like IFNG and CCL4L2 indicates a strong inflammatory response, while the presence of various HLA genes suggests these cells are engaged in antigen presentation and T cell activation processes. This points to a scenario where these CD8+ T cells are not only responding to but potentially exacerbating the inflammatory environment characteristic of psoriasis. Given the diversity of immune-related pathways and cell types indicated, it's likely that these cells are part of a complex immune network, reflecting both localized and systemic aspects of psoriasis pathology. This subset of T cells could be playing a crucial role in the disease's progression and maintenance, potentially offering insights into therapeutic targets or biomarkers for psoriasis."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"SRX15919275",</w:t>
      </w:r>
    </w:p>
    <w:p>
      <w:pPr>
        <w:pStyle w:val="LO-normal"/>
        <w:rPr/>
      </w:pPr>
      <w:r>
        <w:rPr/>
        <w:t xml:space="preserve">    </w:t>
      </w:r>
      <w:r>
        <w:rPr/>
        <w:t>"image": "SRX15919275",</w:t>
      </w:r>
    </w:p>
    <w:p>
      <w:pPr>
        <w:pStyle w:val="LO-normal"/>
        <w:rPr/>
      </w:pPr>
      <w:commentRangeStart w:id="3"/>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"Provide a brief description of the given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a Lymphoblastoid cell line (LCL) derived from an individual, treated with FSL-1, a compound known to stimulate immune responses. The gene expression and pathway activation profiles suggest a pronounced immune activation, likely reflecting the cell line's response to the FSL-1 treatment. This is evidenced by the high expression of immune-related genes such as IGLL5 and MS4A1, and the activation of pathways associated with various immune cells, including myeloid progenitors, dendritic cells, and B cells. This state of heightened immune activity could be indicative of the cells modeling an immune response to bacterial components, making it a potentially valuable model for studying aspects of the human immune system's response to infection."</w:t>
      </w:r>
      <w:commentRangeEnd w:id="3"/>
      <w:r>
        <w:commentReference w:id="3"/>
      </w:r>
      <w:r>
        <w:rPr/>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"SRX2388408",</w:t>
      </w:r>
    </w:p>
    <w:p>
      <w:pPr>
        <w:pStyle w:val="LO-normal"/>
        <w:rPr/>
      </w:pPr>
      <w:r>
        <w:rPr/>
        <w:t xml:space="preserve">    </w:t>
      </w:r>
      <w:r>
        <w:rPr/>
        <w:t>"image": "SRX2388408",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"Describe these cells in detail.\n&lt;image&gt;"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cells in question appear to be derived from a specialized differentiation experiment where peripheral blood mononuclear cells (PBMCs) have been transformed into white adipocytes. This transformation is evidenced by the prominent expression of genes such as FABP4, ADIPOQ, RBP4, and UCP1, which are key markers and functional components of adipocytes, involved in lipid handling, adipokine secretion, and thermogenesis. </w:t>
      </w:r>
      <w:del w:id="23" w:author="Moritz Schäfer" w:date="2024-04-14T07:51:52Z">
        <w:commentRangeStart w:id="4"/>
        <w:r>
          <w:rPr/>
          <w:delText xml:space="preserve">The genetic background of these cells, characterized by a 1p13 genotype of Minor/Minor in cell line 14685B, could be influencing their differentiation process or specific adipocyte functions. </w:delText>
        </w:r>
      </w:del>
      <w:r>
        <w:rPr/>
      </w:r>
      <w:commentRangeEnd w:id="4"/>
      <w:r>
        <w:commentReference w:id="4"/>
      </w:r>
      <w:r>
        <w:rPr/>
        <w:t>The analysis of gene sets and pathways suggests a complex biological state, with signals indicative of various cell types and processes, likely reflecting the intricate roles adipocytes play in metabolism, immune responses, and possibly in the context of their original PBMC lineage. This sample represents a fascinating intersection of immunology and metabolic biology, showcasing the potential of PBMCs to differentiate into cell types with roles far beyond their original immune functions."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"SRX7020537",</w:t>
      </w:r>
    </w:p>
    <w:p>
      <w:pPr>
        <w:pStyle w:val="LO-normal"/>
        <w:rPr/>
      </w:pPr>
      <w:r>
        <w:rPr/>
        <w:t xml:space="preserve">    </w:t>
      </w:r>
      <w:r>
        <w:rPr/>
        <w:t>"image": "SRX7020537",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"&lt;image&gt;\nProvide an extensive description of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gene expression profile and the identified active pathways, it seems that the biological sample from the fallopian tubes, while primarily consisting of epithelial cells, also exhibits a significant immune signature. This is characterized by the high expression of genes associated with T cells, particularly CD8-positive, alpha-beta T cells, and natural killer (NK) cells. Such a profile could indicate the presence or influence of immune cells within the epithelial cell population, suggesting an active immune surveillance or response mechanism in the fallopian tubes. This might reflect the normal immunological state of the fallopian tubes or a response to a benign perturbation. The unexpected immune cell signatures, including those related to cytotoxic functions, highlight the complexity of the cellular environment in the fallopian tubes and suggest an intricate interplay between epithelial and immune cells in this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"SRX15391922",</w:t>
      </w:r>
    </w:p>
    <w:p>
      <w:pPr>
        <w:pStyle w:val="LO-normal"/>
        <w:rPr/>
      </w:pPr>
      <w:r>
        <w:rPr/>
        <w:t xml:space="preserve">    </w:t>
      </w:r>
      <w:r>
        <w:rPr/>
        <w:t>"image": "SRX15391922",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represents induced oligodendrocyte precursor cells (iOPCs), which have been </w:t>
      </w:r>
      <w:commentRangeStart w:id="5"/>
      <w:r>
        <w:rPr/>
        <w:t>generated from human dermal fibroblasts using transcription factors OLIG2, SOX10, ASCL1, NKX2.2, and p53DD."</w:t>
      </w:r>
      <w:commentRangeEnd w:id="5"/>
      <w:r>
        <w:commentReference w:id="5"/>
      </w:r>
      <w:r>
        <w:rPr/>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appear to be in a proliferative state, as suggested by the expression of various genes associated with cell proliferation."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 sets or pathways are associated with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w:t>
      </w:r>
      <w:del w:id="24" w:author="Moritz Schäfer" w:date="2024-04-14T07:54:03Z">
        <w:commentRangeStart w:id="6"/>
        <w:r>
          <w:rPr/>
          <w:delText xml:space="preserve">gene set analysis </w:delText>
        </w:r>
      </w:del>
      <w:r>
        <w:rPr/>
      </w:r>
      <w:ins w:id="25" w:author="Moritz Schäfer" w:date="2024-04-14T07:54:03Z">
        <w:commentRangeEnd w:id="6"/>
        <w:r>
          <w:commentReference w:id="6"/>
        </w:r>
        <w:r>
          <w:rPr/>
          <w:t xml:space="preserve"> data </w:t>
        </w:r>
      </w:ins>
      <w:r>
        <w:rPr/>
        <w:t>shows that these iOPCs exhibit pathways related to myeloid cells, hematopoietic stem cells, b cells, t cells, plasma cells, dendritic cells, as well as some tissue-specific pathways like salivary gland b cells, mammary b cells, and pancreas b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"SRX8414341",</w:t>
      </w:r>
    </w:p>
    <w:p>
      <w:pPr>
        <w:pStyle w:val="LO-normal"/>
        <w:rPr/>
      </w:pPr>
      <w:r>
        <w:rPr/>
        <w:t xml:space="preserve">    </w:t>
      </w:r>
      <w:r>
        <w:rPr/>
        <w:t>"image": "SRX8414341",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"&lt;image&gt;\nCan you describe the cell type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HEK293T cells, which are a widely used human embryonic kidney cell line often used in various experimental procedures."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of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"These HEK293T </w:t>
      </w:r>
      <w:commentRangeStart w:id="7"/>
      <w:r>
        <w:rPr/>
        <w:t>cells were collected 2 hours after passagi</w:t>
      </w:r>
      <w:r>
        <w:rPr/>
      </w:r>
      <w:commentRangeEnd w:id="7"/>
      <w:r>
        <w:commentReference w:id="7"/>
      </w:r>
      <w:r>
        <w:rPr/>
        <w:t>ng, meaning they were recently subcultured and allowed to grow for a short period before collection."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RN7SKP176, SOX11, OPRM1, CD226, ERBB3, MYO10, HES7, UBE2W, CACNA1A, and LINC00324, among others. These genes have various roles in cellular processes such as transcriptional regulation, signal transduction, and cytoskeletal organization."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pathways or functions associated with these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"Yes, the top expressed genes in this sample can be associated with functions such as gene regulation, signal transduction, cell adhesion, metabolism, and other cellular processes."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commentRangeStart w:id="8"/>
      <w:r>
        <w:rPr/>
        <w:t xml:space="preserve">  </w:t>
      </w:r>
      <w:r>
        <w:rPr/>
        <w:t>{</w:t>
      </w:r>
    </w:p>
    <w:p>
      <w:pPr>
        <w:pStyle w:val="LO-normal"/>
        <w:rPr/>
      </w:pPr>
      <w:r>
        <w:rPr/>
        <w:t xml:space="preserve">    </w:t>
      </w:r>
      <w:r>
        <w:rPr/>
        <w:t>"id": "SRX17581835",</w:t>
      </w:r>
    </w:p>
    <w:p>
      <w:pPr>
        <w:pStyle w:val="LO-normal"/>
        <w:rPr/>
      </w:pPr>
      <w:r>
        <w:rPr/>
        <w:t xml:space="preserve">    </w:t>
      </w:r>
      <w:r>
        <w:rPr/>
        <w:t>"image": "SRX17581835",</w:t>
      </w:r>
    </w:p>
    <w:p>
      <w:pPr>
        <w:pStyle w:val="LO-normal"/>
        <w:rPr/>
      </w:pPr>
      <w:r>
        <w:rPr/>
        <w:t xml:space="preserve">    </w:t>
      </w:r>
      <w:r>
        <w:rPr/>
        <w:t>"conversations": [</w:t>
      </w:r>
      <w:commentRangeEnd w:id="8"/>
      <w:r>
        <w:commentReference w:id="8"/>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are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short-term hematopoietic stem cells (ST-HSC) derived from mobilized peripheral blood."</w:t>
      </w:r>
    </w:p>
    <w:p>
      <w:pPr>
        <w:pStyle w:val="LO-normal"/>
        <w:rPr/>
      </w:pPr>
      <w:r>
        <w:rPr/>
        <w:t xml:space="preserve">      </w:t>
      </w:r>
      <w:r>
        <w:rPr/>
        <w:t>},</w:t>
      </w:r>
    </w:p>
    <w:p>
      <w:pPr>
        <w:pStyle w:val="LO-normal"/>
        <w:rPr>
          <w:del w:id="28" w:author="Anonymous" w:date="2024-04-17T15:30:39Z"/>
        </w:rPr>
      </w:pPr>
      <w:r>
        <w:rPr/>
        <w:t xml:space="preserve">     </w:t>
      </w:r>
      <w:del w:id="26" w:author="Anonymous" w:date="2024-04-17T15:30:39Z">
        <w:commentRangeStart w:id="9"/>
        <w:r>
          <w:rPr/>
          <w:delText xml:space="preserve"> </w:delText>
        </w:r>
      </w:del>
      <w:del w:id="27" w:author="Anonymous" w:date="2024-04-17T15:30:39Z">
        <w:r>
          <w:rPr/>
          <w:delText>{</w:delText>
        </w:r>
      </w:del>
    </w:p>
    <w:p>
      <w:pPr>
        <w:pStyle w:val="LO-normal"/>
        <w:rPr>
          <w:del w:id="31" w:author="Anonymous" w:date="2024-04-17T15:30:39Z"/>
        </w:rPr>
      </w:pPr>
      <w:del w:id="29" w:author="Anonymous" w:date="2024-04-17T15:30:39Z">
        <w:r>
          <w:rPr/>
          <w:delText xml:space="preserve">        </w:delText>
        </w:r>
      </w:del>
      <w:del w:id="30" w:author="Anonymous" w:date="2024-04-17T15:30:39Z">
        <w:r>
          <w:rPr/>
          <w:delText>"from": "human",</w:delText>
        </w:r>
      </w:del>
    </w:p>
    <w:p>
      <w:pPr>
        <w:pStyle w:val="LO-normal"/>
        <w:rPr>
          <w:del w:id="34" w:author="Anonymous" w:date="2024-04-17T15:30:39Z"/>
        </w:rPr>
      </w:pPr>
      <w:del w:id="32" w:author="Anonymous" w:date="2024-04-17T15:30:39Z">
        <w:r>
          <w:rPr/>
          <w:delText xml:space="preserve">        </w:delText>
        </w:r>
      </w:del>
      <w:del w:id="33" w:author="Anonymous" w:date="2024-04-17T15:30:39Z">
        <w:r>
          <w:rPr/>
          <w:delText>"value": "What can you tell me about the state or behavior of these cells?"</w:delText>
        </w:r>
      </w:del>
    </w:p>
    <w:p>
      <w:pPr>
        <w:pStyle w:val="LO-normal"/>
        <w:rPr>
          <w:del w:id="37" w:author="Anonymous" w:date="2024-04-17T15:30:39Z"/>
        </w:rPr>
      </w:pPr>
      <w:del w:id="35" w:author="Anonymous" w:date="2024-04-17T15:30:39Z">
        <w:r>
          <w:rPr/>
          <w:delText xml:space="preserve">      </w:delText>
        </w:r>
      </w:del>
      <w:del w:id="36" w:author="Anonymous" w:date="2024-04-17T15:30:39Z">
        <w:r>
          <w:rPr/>
          <w:delText>},</w:delText>
        </w:r>
      </w:del>
    </w:p>
    <w:p>
      <w:pPr>
        <w:pStyle w:val="LO-normal"/>
        <w:rPr>
          <w:del w:id="40" w:author="Anonymous" w:date="2024-04-17T15:30:39Z"/>
        </w:rPr>
      </w:pPr>
      <w:del w:id="38" w:author="Anonymous" w:date="2024-04-17T15:30:39Z">
        <w:r>
          <w:rPr/>
          <w:delText xml:space="preserve">      </w:delText>
        </w:r>
      </w:del>
      <w:del w:id="39" w:author="Anonymous" w:date="2024-04-17T15:30:39Z">
        <w:r>
          <w:rPr/>
          <w:delText>{</w:delText>
        </w:r>
      </w:del>
    </w:p>
    <w:p>
      <w:pPr>
        <w:pStyle w:val="LO-normal"/>
        <w:rPr>
          <w:del w:id="43" w:author="Anonymous" w:date="2024-04-17T15:30:39Z"/>
        </w:rPr>
      </w:pPr>
      <w:del w:id="41" w:author="Anonymous" w:date="2024-04-17T15:30:39Z">
        <w:r>
          <w:rPr/>
          <w:delText xml:space="preserve">        </w:delText>
        </w:r>
      </w:del>
      <w:del w:id="42" w:author="Anonymous" w:date="2024-04-17T15:30:39Z">
        <w:r>
          <w:rPr/>
          <w:delText>"from": "gpt",</w:delText>
        </w:r>
      </w:del>
    </w:p>
    <w:p>
      <w:pPr>
        <w:pStyle w:val="LO-normal"/>
        <w:rPr>
          <w:del w:id="46" w:author="Anonymous" w:date="2024-04-17T15:30:39Z"/>
        </w:rPr>
      </w:pPr>
      <w:del w:id="44" w:author="Anonymous" w:date="2024-04-17T15:30:39Z">
        <w:r>
          <w:rPr/>
          <w:delText xml:space="preserve">        </w:delText>
        </w:r>
      </w:del>
      <w:del w:id="45" w:author="Anonymous" w:date="2024-04-17T15:30:39Z">
        <w:r>
          <w:rPr/>
          <w:delText>"value": "The cells have not been transduced or exposed to Palbociclib, meaning that they have not undergone genetic modification or been treated with the drug."</w:delText>
        </w:r>
      </w:del>
    </w:p>
    <w:p>
      <w:pPr>
        <w:pStyle w:val="LO-normal"/>
        <w:rPr/>
      </w:pPr>
      <w:del w:id="47" w:author="Anonymous" w:date="2024-04-17T15:30:39Z">
        <w:r>
          <w:rPr/>
          <w:delText xml:space="preserve">      </w:delText>
        </w:r>
      </w:del>
      <w:del w:id="48" w:author="Anonymous" w:date="2024-04-17T15:30:39Z">
        <w:r>
          <w:rPr/>
          <w:delText>},</w:delText>
        </w:r>
      </w:del>
      <w:commentRangeEnd w:id="9"/>
      <w:r>
        <w:commentReference w:id="9"/>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 sets or pathways are associated with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gene sets in this sample include blood-plasmacytoid dendritic cells, bone marrow-hematopoietic stem cells, blood-myeloid progenitors, blood-basophils, bone marrow-myeloid progenitors, blood-cd141-positive myeloid dendritic cells, blood-plasmacytoid dendritic cells, blood-hematopoietic stem cells, lymph node-cd4-positive alpha-beta memory T cells, lymph node-naive thymus-derived cd4-positive alpha-beta T cells, blood-naive thymus-derived cd4-positive alpha-beta T cells, vasculature-mast cells, and many others."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stands out among the top expressed genes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CYTL1, HLA-DRA, XXYLT1-AS2, CRHBP, MYCT1, DDX3P1, DDX3Y, HLA-DRB3, SELL, ZNF521, HLA-DRB1, GIMAP8, ADHFE1, HLA-DRB4, TAL1, and ZNF630."</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"SRX3946791",</w:t>
      </w:r>
    </w:p>
    <w:p>
      <w:pPr>
        <w:pStyle w:val="LO-normal"/>
        <w:rPr/>
      </w:pPr>
      <w:r>
        <w:rPr/>
        <w:t xml:space="preserve">    </w:t>
      </w:r>
      <w:r>
        <w:rPr/>
        <w:t>"image": "SRX3946791",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"Provide a detailed description of these cells.\n&lt;image&gt;"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cellular sample in question appears to be from a diffuse type gastric cancer tissue, specifically mucinous adenocarcinoma</w:t>
      </w:r>
      <w:del w:id="49" w:author="Moritz Schäfer" w:date="2024-04-14T07:59:36Z">
        <w:commentRangeStart w:id="10"/>
        <w:r>
          <w:rPr/>
          <w:delText>, from a 48-year-old female patient.</w:delText>
        </w:r>
      </w:del>
      <w:r>
        <w:rPr/>
      </w:r>
      <w:commentRangeEnd w:id="10"/>
      <w:r>
        <w:commentReference w:id="10"/>
      </w:r>
      <w:r>
        <w:rPr/>
        <w:t xml:space="preserve"> The RNA-seq data suggests a highly heterogeneous tumor microenvironment, characterized by a significant infiltration of various immune cells, including myeloid progenitors, dendritic cells, plasma cells, B cells, and T cells. This is further supported by the expression of genes associated with mucosal defense, immune response, and tissue remodeling. Such a profile could indicate an active engagement between the tumor and the host's immune system, potentially reflecting on the tumor's aggressiveness and its interaction with surrounding tissues. The data hints at complex biological processes at play, including immune surveillance, inflammation, and extracellular matrix modification, which are crucial for understanding the tumor's behavior and its microenvironment."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commentRangeStart w:id="11"/>
      <w:r>
        <w:rPr/>
        <w:t xml:space="preserve"> </w:t>
      </w:r>
      <w:r>
        <w:rPr/>
        <w:t>"id": "SRX3806754",</w:t>
      </w:r>
    </w:p>
    <w:p>
      <w:pPr>
        <w:pStyle w:val="LO-normal"/>
        <w:rPr/>
      </w:pPr>
      <w:r>
        <w:rPr/>
        <w:t xml:space="preserve">    </w:t>
      </w:r>
      <w:r>
        <w:rPr/>
        <w:t>"image": "SRX3806754",</w:t>
      </w:r>
    </w:p>
    <w:p>
      <w:pPr>
        <w:pStyle w:val="LO-normal"/>
        <w:rPr/>
      </w:pPr>
      <w:r>
        <w:rPr/>
        <w:t xml:space="preserve">    </w:t>
      </w:r>
      <w:r>
        <w:rPr/>
        <w:t>"conversations": [</w:t>
      </w:r>
      <w:commentRangeEnd w:id="11"/>
      <w:r>
        <w:commentReference w:id="11"/>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kind of tissue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is from the endometrium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the cells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provided information does not include specific information on the state or behavior of the cells in this sample beyond the tissue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"Which pathways or functions are associated with the genes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genes expressed in this sample point to functions such as epithelial cell development, immune response, and signaling pathways that may be relevant in the endometrium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commentRangeStart w:id="12"/>
      <w:r>
        <w:rPr/>
        <w:t xml:space="preserve">  </w:t>
      </w:r>
      <w:r>
        <w:rPr/>
        <w:t>"id": "SRX5331351",</w:t>
      </w:r>
    </w:p>
    <w:p>
      <w:pPr>
        <w:pStyle w:val="LO-normal"/>
        <w:rPr/>
      </w:pPr>
      <w:r>
        <w:rPr/>
        <w:t xml:space="preserve">    </w:t>
      </w:r>
      <w:r>
        <w:rPr/>
        <w:t>"image": "SRX5331351",</w:t>
      </w:r>
    </w:p>
    <w:p>
      <w:pPr>
        <w:pStyle w:val="LO-normal"/>
        <w:rPr/>
      </w:pPr>
      <w:r>
        <w:rPr/>
        <w:t xml:space="preserve">    </w:t>
      </w:r>
      <w:r>
        <w:rPr/>
        <w:t>"conversations": [</w:t>
      </w:r>
      <w:commentRangeEnd w:id="12"/>
      <w:r>
        <w:commentReference w:id="12"/>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does the expression profile tell us about the potential vulnerabilities of this AML initiating cell?\n&lt;image&gt;"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expression profile of this acute myeloid leukemia (AML) initiating cell, particularly the expression of FLT3, suggests a potential vulnerability to FLT3 inhibitors, which are known to be effective in certain AML cases. The presence of various HLA genes points towards an active role in immune interactions, potentially indicating susceptibility to immunotherapeutic strategies aimed at enhancing immune recognition and destruction of these cells. Additionally, the expression of immune checkpoint molecules like CD244 and CD300C could represent therapeutic targets to overcome immune evasion mechanisms. However, the effectiveness of targeting these vulnerabilities would depend on the specific context of the patient's disease and the presence of other compensatory mechanisms within the tumor microenvironment."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commentRangeStart w:id="13"/>
      <w:r>
        <w:rPr/>
        <w:t xml:space="preserve"> </w:t>
      </w:r>
      <w:r>
        <w:rPr/>
        <w:t>"id": "SRX7833851",</w:t>
      </w:r>
    </w:p>
    <w:p>
      <w:pPr>
        <w:pStyle w:val="LO-normal"/>
        <w:rPr/>
      </w:pPr>
      <w:r>
        <w:rPr/>
        <w:t xml:space="preserve">    </w:t>
      </w:r>
      <w:r>
        <w:rPr/>
        <w:t>"image": "SRX7833851",</w:t>
      </w:r>
    </w:p>
    <w:p>
      <w:pPr>
        <w:pStyle w:val="LO-normal"/>
        <w:rPr/>
      </w:pPr>
      <w:r>
        <w:rPr/>
        <w:t xml:space="preserve">    </w:t>
      </w:r>
      <w:r>
        <w:rPr/>
        <w:t>"conversations": [</w:t>
      </w:r>
      <w:commentRangeEnd w:id="13"/>
      <w:r>
        <w:commentReference w:id="13"/>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"Give a detailed description of the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represents CD8+ T cells derived from a psoriatic lesion, indicating an active immune response likely associated with the pathology of psoriasis. The gene expression profile, featuring high levels of CD2, GNLY, CD8B, and others, along with the activation of pathways related to various T cell states and locations, suggests these cells are in an activated state, potentially engaging in cytotoxic activities to control or respond to the lesion. The diversity in expressed genes and active pathways reflects the complexity and heterogeneity of the immune response within the psoriatic lesion, highlighting the specialized roles of CD8+ T cells in skin immunity and disease. This sample offers a valuable window into the immunological dynamics at play in psoriasis, particularly the contributions of CD8+ T cells to the condition's pathology."</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commentRangeStart w:id="14"/>
      <w:r>
        <w:rPr/>
        <w:t xml:space="preserve"> </w:t>
      </w:r>
      <w:r>
        <w:rPr/>
        <w:t>{</w:t>
      </w:r>
    </w:p>
    <w:p>
      <w:pPr>
        <w:pStyle w:val="LO-normal"/>
        <w:rPr/>
      </w:pPr>
      <w:r>
        <w:rPr/>
        <w:t xml:space="preserve">    </w:t>
      </w:r>
      <w:r>
        <w:rPr/>
        <w:t>"id": "SRX7835903",</w:t>
      </w:r>
    </w:p>
    <w:p>
      <w:pPr>
        <w:pStyle w:val="LO-normal"/>
        <w:rPr/>
      </w:pPr>
      <w:r>
        <w:rPr/>
        <w:t xml:space="preserve">    </w:t>
      </w:r>
      <w:r>
        <w:rPr/>
        <w:t>"image": "SRX7835903",</w:t>
      </w:r>
    </w:p>
    <w:p>
      <w:pPr>
        <w:pStyle w:val="LO-normal"/>
        <w:rPr/>
      </w:pPr>
      <w:r>
        <w:rPr/>
        <w:t xml:space="preserve">    </w:t>
      </w:r>
      <w:r>
        <w:rPr/>
        <w:t>"conversations": [</w:t>
      </w:r>
      <w:commentRangeEnd w:id="14"/>
      <w:r>
        <w:commentReference w:id="14"/>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are present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CD8+ T cells, which typically play a role in adaptive immune responses by targeting virus-infected or cancerous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sample's origin?"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is derived from a psoriatic skin lesion."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TRAT1, GZMK, ARRDC5, GIMAP7, CD2, CD3E, CD5, CD3D, CD8A, CD3G, CD28, CD8B, LCK, TRBC2, IL2RB, CD247, ZAP70, CD45RA, CD45RO, and CD6."</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"SRX6682858",</w:t>
      </w:r>
    </w:p>
    <w:p>
      <w:pPr>
        <w:pStyle w:val="LO-normal"/>
        <w:rPr/>
      </w:pPr>
      <w:r>
        <w:rPr/>
        <w:t xml:space="preserve">    </w:t>
      </w:r>
      <w:r>
        <w:rPr/>
        <w:t>"image": "SRX6682858",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sample do we have here?\n&lt;image&gt;"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sample of cardiomyocytes cultured in Glucose media."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genetic manipulation has been done on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cardiomyocytes in this sample have been subjected to overexpression of both miR-122 and miR-200."</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w:t>
      </w:r>
      <w:ins w:id="50" w:author="Anonymous" w:date="2024-04-17T15:39:02Z">
        <w:r>
          <w:rPr/>
          <w:t xml:space="preserve">data </w:t>
        </w:r>
      </w:ins>
      <w:del w:id="51" w:author="Anonymous" w:date="2024-04-17T15:39:02Z">
        <w:r>
          <w:rPr/>
          <w:delText xml:space="preserve">gene sets </w:delText>
        </w:r>
      </w:del>
      <w:r>
        <w:rPr/>
        <w:t>associated with this sample indicate cardiac muscle cells along with various immune system components like myeloid dendritic cells, hematopoietic stem cells, naive T-cells, B-cells, plasma cells, regulatory T-cells, macrophages, basophils, and mast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commentRangeStart w:id="15"/>
      <w:r>
        <w:rPr/>
        <w:t>"id": "SRX15921104",</w:t>
      </w:r>
    </w:p>
    <w:p>
      <w:pPr>
        <w:pStyle w:val="LO-normal"/>
        <w:rPr/>
      </w:pPr>
      <w:r>
        <w:rPr/>
        <w:t xml:space="preserve">    </w:t>
      </w:r>
      <w:r>
        <w:rPr/>
        <w:t>"image": "SRX15921104",</w:t>
      </w:r>
    </w:p>
    <w:p>
      <w:pPr>
        <w:pStyle w:val="LO-normal"/>
        <w:rPr/>
      </w:pPr>
      <w:r>
        <w:rPr/>
        <w:t xml:space="preserve">    </w:t>
      </w:r>
      <w:r>
        <w:rPr/>
        <w:t>"conversations": [</w:t>
      </w:r>
      <w:commentRangeEnd w:id="15"/>
      <w:r>
        <w:commentReference w:id="15"/>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 line is this?\n&lt;image&gt;"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lymphoblastoid cell line."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treatment has been applied to this cell line?"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 line has been treated with ACRYL."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this cell line?"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cell line exhibits signatures associated with immune response, including B-cell activity, plasma cell differentiation, myeloid progenitors, dendritic cells, and T-cell subsets."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highly expressed in this cell line?"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"IGHG1, IGHM, IGKC, HLA-DRB3, HLA-DRA, MS4A1, JCHAIN, LINC03031, HLA-DQB1, HLA-DQA1, HLA-DPB1, HLA-DPA1, CCL22, CCL3, SLAMF1, CD48, HLA-DRB1, IRF4, TNFRSF17, TCL1A, TNF, HLA-E, CD74 are among the highly expressed genes in this lymphoblastoid cell line."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"SRX7749853",</w:t>
      </w:r>
    </w:p>
    <w:p>
      <w:pPr>
        <w:pStyle w:val="LO-normal"/>
        <w:rPr/>
      </w:pPr>
      <w:r>
        <w:rPr/>
        <w:t xml:space="preserve">    </w:t>
      </w:r>
      <w:r>
        <w:rPr/>
        <w:t>"image": "SRX7749853",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does the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analysis, it seems the sample represents a population of human cells derived from induced pluripotent stem cells (iPSCs) that have been differentiated into EpCAM+ cells, indicative of an epithelial lineage. The culture conditions were fibroblast-free and at an early passage with no compound treatment, suggesting these cells are in a nascent state of differentiation or maintaining some stem-like qualities. The gene expression profile and active pathways reveal a complex, potentially heterogeneous mixture, with a notable presence of hematopoietic lineage markers alongside epithelial markers. This could reflect a pluripotent state with the capacity for differentiation into multiple lineages, or a mixed population resulting from the differentiation process. The presence of specific genes like NTS, TTR, and EPCAM among the top expressed suggests an inclination towards epithelial characteristics, yet with a broad potential for differentiation into various cell types or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"SRX2637359",</w:t>
      </w:r>
    </w:p>
    <w:p>
      <w:pPr>
        <w:pStyle w:val="LO-normal"/>
        <w:rPr/>
      </w:pPr>
      <w:r>
        <w:rPr/>
        <w:t xml:space="preserve">    </w:t>
      </w:r>
      <w:r>
        <w:rPr/>
        <w:t>"image": "SRX2637359",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T-cells are these?"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T-cells appear to be CD4+ T-cells</w:t>
      </w:r>
      <w:del w:id="52" w:author="Anonymous" w:date="2024-04-18T15:11:06Z">
        <w:commentRangeStart w:id="16"/>
        <w:commentRangeStart w:id="17"/>
        <w:r>
          <w:rPr/>
          <w:delText xml:space="preserve"> that have been sorted for RNA sequencing</w:delText>
        </w:r>
      </w:del>
      <w:r>
        <w:rPr/>
      </w:r>
      <w:commentRangeEnd w:id="17"/>
      <w:r>
        <w:commentReference w:id="17"/>
      </w:r>
      <w:r>
        <w:rPr/>
      </w:r>
      <w:commentRangeEnd w:id="16"/>
      <w:r>
        <w:commentReference w:id="16"/>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T-cell markers such as TRAC (T-cell receptor alpha constant), CD2, CD3G (CD3 gamma chain), CD48, CTLA4 (cytotoxic T-lymphocyte-associated protein 4), and CD4."</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does the gene expression profile suggest regarding the function of these T-cells?"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suggests that these T-cells may be involved in T-cell receptor signaling, T-cell activation, T-cell differentiation, and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"SRX8109658",</w:t>
      </w:r>
    </w:p>
    <w:p>
      <w:pPr>
        <w:pStyle w:val="LO-normal"/>
        <w:rPr/>
      </w:pPr>
      <w:r>
        <w:rPr/>
        <w:t xml:space="preserve">    </w:t>
      </w:r>
      <w:r>
        <w:rPr/>
        <w:t>"image": "SRX8109658",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describe the sample I'm looking at?\n&lt;image&gt;"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primary atrial fibroblasts derived from cardiac right atria, specifically exhibiting the condition of Atrial Fibrillation (AF)."</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"SRX1467354",</w:t>
      </w:r>
    </w:p>
    <w:p>
      <w:pPr>
        <w:pStyle w:val="LO-normal"/>
        <w:rPr/>
      </w:pPr>
      <w:r>
        <w:rPr/>
        <w:t xml:space="preserve">    </w:t>
      </w:r>
      <w:r>
        <w:rPr/>
        <w:t>"image": "SRX1467354",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undifferentiated human embryonic stem cells</w:t>
      </w:r>
      <w:del w:id="53" w:author="Anonymous" w:date="2024-04-18T15:11:51Z">
        <w:r>
          <w:rPr/>
          <w:delText xml:space="preserve"> at passage 30-35</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we learn from the gene expression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data reveals that the stem cells express genes involved in maintaining pluripotency (e.g., TDGF1, LIN28A, SOX11, ZFP42) and self-renewal (e.g., USP44, NR6A1). This indicates that the cells have not begun differentiating."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"SRX7622905",</w:t>
      </w:r>
    </w:p>
    <w:p>
      <w:pPr>
        <w:pStyle w:val="LO-normal"/>
        <w:rPr/>
      </w:pPr>
      <w:r>
        <w:rPr/>
        <w:t xml:space="preserve">    </w:t>
      </w:r>
      <w:r>
        <w:rPr/>
        <w:t>"image": "SRX7622905",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"&lt;image&gt;\nDescribe the sample in detail."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is derived from induced pluripotent stem cells (iPSCs) and has been differentiated into microglia, which are immune cells of the central nervous system. It features a genetic modification where the TREM2 gene, important for microglial function and implicated in neurodegenerative diseases, has been knocked out. The gene expression profile suggests a strong myeloid influence, with significant activity in pathways related to immune response and phagocytosis. This TREM2 knockout microglial model could be particularly useful for studying the role of microglia in neurodegeneration and the immune environment of the CNS.</w:t>
      </w:r>
      <w:del w:id="54" w:author="Anonymous" w:date="2024-04-18T15:12:38Z">
        <w:r>
          <w:rPr/>
          <w:delText xml:space="preserve"> The sample comes from a female donor and is part of a specific batch with no treatment applied, indicating its potential use in controlled studies focusing on genetic influences on cellular function</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"SRX17580837",</w:t>
      </w:r>
    </w:p>
    <w:p>
      <w:pPr>
        <w:pStyle w:val="LO-normal"/>
        <w:rPr/>
      </w:pPr>
      <w:r>
        <w:rPr/>
        <w:t xml:space="preserve">    </w:t>
      </w:r>
      <w:r>
        <w:rPr/>
        <w:t>"image": "SRX17580837",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CD34+ cells cultured from mobilized peripheral blood."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have been cultured for 62 hours under gene therapy conditions, exposed to a lentiviral vector containing GFP or non-transduced."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associated pathways or functions include various immune system components, hematopoiesis, b cell development, t cell subsets, myeloid and dendritic cells, innate immune cells, and immune cells across various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about the genes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expresses genes associated with immune response, antigen presentation, stress response, and cell signaling."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"SRX12688894",</w:t>
      </w:r>
    </w:p>
    <w:p>
      <w:pPr>
        <w:pStyle w:val="LO-normal"/>
        <w:rPr/>
      </w:pPr>
      <w:r>
        <w:rPr/>
        <w:t xml:space="preserve">    </w:t>
      </w:r>
      <w:r>
        <w:rPr/>
        <w:t>"image": "SRX12688894",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consist of?\n&lt;image&gt;"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iCell Cardiomyocytes, which are engineered human cardiac muscle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was done to the iCell Cardiomyocytes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iCell Cardiomyocytes in this sample were treated with 141_gasoline_1, a petroleum substance extract classified as NAPTHA."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transcriptomic response of the iCell Cardiomyocytes?"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transcriptomic response shows the involvement of various pathways, including metabolic processes, stress response pathways like the Endoplasmic Reticulum Stress pathway, and immune-related pathways like Glutathione Biosynthetic Process."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in particular show altered expression due to the treatment?"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"Multiple genes exhibit altered expression in this sample, including PLN, MYL4, TPM1, CNN1, ACTN2, CDH2, VCAM1, GATA6, TAGLN, MAP1LC3A, TJP1, among others. These genes play roles in cell structure maintenance, calcium handling, cytoskeleton organization, and metabolic processes."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"SRX2669558",</w:t>
      </w:r>
    </w:p>
    <w:p>
      <w:pPr>
        <w:pStyle w:val="LO-normal"/>
        <w:rPr/>
      </w:pPr>
      <w:r>
        <w:rPr/>
        <w:t xml:space="preserve">    </w:t>
      </w:r>
      <w:r>
        <w:rPr/>
        <w:t>"image": "SRX2669558",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"&lt;image&gt;\nProvide an extensive description of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from a late-stage liver bud derived from an induced pluripotent stem cell (iPSC) line, TkDA3-4. The diversity in cell types and states, including various immune cells and cells indicative of different tissues, suggests a complex developmental stage. The presence of genes associated with inflammation, extracellular matrix organization, and angiogenesis indicates active tissue remodeling and a potential immune response within the developing liver tissue. This could imply that the liver buds are in a dynamic state of development, potentially transitioning towards functional liver tissue. However, the exact developmental stage and functionality of these liver buds remain uncertain without further contextual information."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"SRX3650869",</w:t>
      </w:r>
    </w:p>
    <w:p>
      <w:pPr>
        <w:pStyle w:val="LO-normal"/>
        <w:rPr/>
      </w:pPr>
      <w:r>
        <w:rPr/>
        <w:t xml:space="preserve">    </w:t>
      </w:r>
      <w:r>
        <w:rPr/>
        <w:t>"image": "SRX3650869",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tissue does this sample come from?\n&lt;image&gt;"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comes from fetal pancreas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cells does the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primarily contains mesenchymal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 sets or pathways are active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gene sets in this sample include extracellular matrix components (COL3A1, COL1A1, COL1A2), signaling molecules (EGFL6, EDNRA), and transcription factors (GATA5, TCF21)."</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"SRX3365172",</w:t>
      </w:r>
    </w:p>
    <w:p>
      <w:pPr>
        <w:pStyle w:val="LO-normal"/>
        <w:rPr/>
      </w:pPr>
      <w:r>
        <w:rPr/>
        <w:t xml:space="preserve">    </w:t>
      </w:r>
      <w:r>
        <w:rPr/>
        <w:t>"image": "SRX3365172",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sample is this?\n&lt;image&gt;"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PBMC (peripheral blood mononuclear cells) sample, specifically from a DENV (Dengue virus) negative subject."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subsets of T cells are present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PBMC sample contains the IL7Rhigh_TEMRA subset of CD4 memory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CD3D, LCK, TRBC1, PTPRC, DUSP2, ZAP70, ARHGAP15, KDM5D, STAT4, TRBV2, CCR7, BCL11B, GIMAP7, CD3E, BATF, KCNA3, LYPD3, S1PR1, DENND1C, IL16, ITGA4, IFITM1, TBC1D10C, PLS1, CD53, CAMKMT, ZNF594, PCSK1N, IKZF3, CD52, CRAT, ARHGAP9, PDE3B, DPP3-DT, ITM2A, ICAM2, HELQ, which correspond to T cell receptor signaling, T cell activation, and T cell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"SRX2810346",</w:t>
      </w:r>
    </w:p>
    <w:p>
      <w:pPr>
        <w:pStyle w:val="LO-normal"/>
        <w:rPr/>
      </w:pPr>
      <w:r>
        <w:rPr/>
        <w:t xml:space="preserve">    </w:t>
      </w:r>
      <w:r>
        <w:rPr/>
        <w:t>"image": "SRX2810346",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"Describe the sample in detail.\n&lt;image&gt;"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a single cell from human pancreatic islets, likely a beta cell, given its gene expression profile with high levels of insulin (INS) and other islet-specific genes like glucagon (GCG) and somatostatin (SST). It's isolated from a non-diabetic individual but within a type-2 diabetes research context, suggesting its potential relevance in studying the disease's impact on pancreatic function. The presence of genes and pathways associated with various immune cells hints at an immune component, possibly reflecting the inflammatory environment in type-2 diabetes. This cell could offer valuable insights into the metabolic and immune processes within the pancreas in the context of diabetes."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"SRX4356966",</w:t>
      </w:r>
    </w:p>
    <w:p>
      <w:pPr>
        <w:pStyle w:val="LO-normal"/>
        <w:rPr/>
      </w:pPr>
      <w:r>
        <w:rPr/>
        <w:t xml:space="preserve">    </w:t>
      </w:r>
      <w:r>
        <w:rPr/>
        <w:t>"image": "SRX4356966",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 cells does this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T cells derived from blood, specifically CD4+ and CD8+ T cells based on the expressed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cells in this sample display gene expression patterns related to T cell activation, migration, and effector functions, which could be due to the response against the dengue virus infection."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"Which pathways or functions are associated with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cells in this sample exhibit activated T cell pathways, T cell receptor signaling, cytokine signaling, and antigen presentation pathways, suggesting that they're responding to the dengue virus infection."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"SRX1772896",</w:t>
      </w:r>
    </w:p>
    <w:p>
      <w:pPr>
        <w:pStyle w:val="LO-normal"/>
        <w:rPr/>
      </w:pPr>
      <w:r>
        <w:rPr/>
        <w:t xml:space="preserve">    </w:t>
      </w:r>
      <w:r>
        <w:rPr/>
        <w:t>"image": "SRX1772896",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sample consist of?"</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pancreatic islet cells, specifically alpha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nature of these alpha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alpha cells exhibit expression patterns consistent with normal, non-diabetic function in the pancreas."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the most prominent genes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"GCG (Glucagon), TTR (Transthyretin), SCGN (Secretagogin), CHGB (Chromogranin B), SLC38A4 (Solute Carrier Family 38 Member 4), GC (Gastrin) and PTPRN (Protein Tyrosine Phosphatase Receptor Type N) are among the most highly expressed genes in this alpha cell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"SRX8856161",</w:t>
      </w:r>
    </w:p>
    <w:p>
      <w:pPr>
        <w:pStyle w:val="LO-normal"/>
        <w:rPr/>
      </w:pPr>
      <w:r>
        <w:rPr/>
        <w:t xml:space="preserve">    </w:t>
      </w:r>
      <w:r>
        <w:rPr/>
        <w:t>"image": "SRX8856161",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"Provide a detailed description of the state of these cells.\n&lt;image&gt;"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in question, identified as CD3+CD4+CD8- T cells from the bone marrow of a 37-year-old female aplastic anemia patient post-treatment, exhibit a rich and complex biological state. The gene expression profile and active pathways suggest a multifaceted immune response, likely reflecting both the underlying disease and the effects of treatment. There is evidence of a diverse T cell repertoire, including naive, memory, and regulatory T cells, alongside indications of interactions with myeloid progenitors and dendritic cells. This diversity points to an ongoing process of immune system reconstitution or adaptation in response to the disease and therapeutic interventions. The expression of genes such as KLRB1, CD52, and GIMAP7, among others, underscores the active cell signaling and potential for immune cell interaction within the bone marrow environment. Overall, it seems the sample represents a snapshot of a dynamic and recovering immune landscape, characterized by efforts to establish immune tolerance, activation, and possibly counteract autoimmunity."</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"SRX7840513",</w:t>
      </w:r>
    </w:p>
    <w:p>
      <w:pPr>
        <w:pStyle w:val="LO-normal"/>
        <w:rPr/>
      </w:pPr>
      <w:r>
        <w:rPr/>
        <w:t xml:space="preserve">    </w:t>
      </w:r>
      <w:r>
        <w:rPr/>
        <w:t>"image": "SRX7840513",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 cell is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a CD8+ T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"Where was the CD8+ T cell taken from?"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CD8+ T cell was taken from a psoriasis lesion."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cell's state?"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transcriptomic profile indicates activity related to cytotoxic functions, as evidenced by the expression of genes such as GNLY, GZMA, GZMH, and GZMK."</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CD8+ T cell appears to be involved in various immune system functions, including T cell activation, cytotoxic functions, and chemokine signaling."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"SRX15139593",</w:t>
      </w:r>
    </w:p>
    <w:p>
      <w:pPr>
        <w:pStyle w:val="LO-normal"/>
        <w:rPr/>
      </w:pPr>
      <w:r>
        <w:rPr/>
        <w:t xml:space="preserve">    </w:t>
      </w:r>
      <w:r>
        <w:rPr/>
        <w:t>"image": "SRX15139593",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peripheral blood mononuclear cells (PBMCs)."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"SRX1503192",</w:t>
      </w:r>
    </w:p>
    <w:p>
      <w:pPr>
        <w:pStyle w:val="LO-normal"/>
        <w:rPr/>
      </w:pPr>
      <w:r>
        <w:rPr/>
        <w:t xml:space="preserve">    </w:t>
      </w:r>
      <w:r>
        <w:rPr/>
        <w:t>"image": "SRX1503192",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 we have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expanded CD4+ iNKT (invariant natural killer T) cells, which belong to a subset of lymphocytes."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GZMA (granzyme A), CCL5 (chemokine C-C motif ligand 5), CD5 (CD5 molecule), CD3E (CD3 epsilon chain), HLA-DRB1 (major histocompatibility complex, class II, DR beta 1), TNF (tumor necrosis factor), CD96 (CD96 molecule), IL2RB (interleukin 2 receptor subunit beta), XCL1 (X-C motif chemokine ligand 1), TRBV25-1 (T cell receptor beta variable 25-1), CCR5 (chemokine receptor type 5), GPR15 (G protein-coupled receptor 15), SCAF1 (scaffold protein involved in the regulation of the actin cytoskeleton 1), CD40LG (CD40 ligand), HLA-DQB1 (major histocompatibility complex, class II, DQ beta 1), IL13 (interleukin 13), IL10RA (interleukin 10 receptor subunit alpha), MT-RNR1 (mitochondrially encoded 12S rRNA), PHLDA1-AS1 (PHLDA1 antisense RNA 1), FOSB (FOSB proto-oncogene, AP-1 transcription factor subunit), GPR171 (G protein-coupled receptor 171), LCP1 (lymphocyte cytosolic protein 1), TRAC (T cell receptor alpha constant), IL2RG (interleukin 2 receptor subunit gamma), GZMB (granzyme B), IKZF1 (IKAROS family zinc finger 1), IL2RA (interleukin 2 receptor subunit alpha), XCL2 (X-C motif chemokine ligand 2). These genes have various roles in the immune response, such as cytotoxicity, chemokine signaling, antigen presentation, and cytokine production."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"SRX5216799",</w:t>
      </w:r>
    </w:p>
    <w:p>
      <w:pPr>
        <w:pStyle w:val="LO-normal"/>
        <w:rPr/>
      </w:pPr>
      <w:r>
        <w:rPr/>
        <w:t xml:space="preserve">    </w:t>
      </w:r>
      <w:r>
        <w:rPr/>
        <w:t>"image": "SRX5216799",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"&lt;image&gt;\nDescribe these cells in detail."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consist of pancreatic islet cells from a nondiabetic female donor, characterized by a diverse cellular composition including Beta, Alpha, Delta, and PP cells. The cells exhibit high expression of genes involved in hormone production (e.g., INS for insulin, GCG for glucagon) and secretion, as well as genes indicative of active cellular communication and signaling (e.g., transmembrane transport, JAK-STAT pathway). This suggests the cells are actively engaged in their typical endocrine functions, maintaining glucose homeostasis and responding to physiological signals. The presence of various cell types and active pathways also indicates a complex interplay within the pancreatic islet, potentially offering insights into the regulation of hormone secretion and cellular interactions in a healthy pancreas."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"SRX1772968",</w:t>
      </w:r>
    </w:p>
    <w:p>
      <w:pPr>
        <w:pStyle w:val="LO-normal"/>
        <w:rPr/>
      </w:pPr>
      <w:r>
        <w:rPr/>
        <w:t xml:space="preserve">    </w:t>
      </w:r>
      <w:r>
        <w:rPr/>
        <w:t>"image": "SRX1772968",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pancreatic cells are represented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pancreatic islet cells, specifically the alpha cell subtype."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associated with these alpha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alpha cells in this sample display expression patterns related to hormone production and secretion (e.g., GCG), neurogenesis (e.g., NEUROD1), and cell-cell communication (e.g., TSPAN7). These pathways align with the alpha cells' primary role in producing glucagon to regulate blood sugar levels."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"SRX4049419",</w:t>
      </w:r>
    </w:p>
    <w:p>
      <w:pPr>
        <w:pStyle w:val="LO-normal"/>
        <w:rPr/>
      </w:pPr>
      <w:r>
        <w:rPr/>
        <w:t xml:space="preserve">    </w:t>
      </w:r>
      <w:r>
        <w:rPr/>
        <w:t>"image": "SRX4049419",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the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pancreatic islet cells, which are responsible for insulin production."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pancreatic islet cells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pancreatic beta cells (INS gene expression), which produce insulin, as well as alpha cells (GCG gene expression), which produce glucagon. The presence of these two types of pancreatic islet cells suggests that this sample represents the whole islet."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other functions or pathways are associated with these cells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pancreatic islet cells in this sample show expression patterns associated with endocrine function, hormone regulation, cell signaling, and metabolism."</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"SRX8455328",</w:t>
      </w:r>
    </w:p>
    <w:p>
      <w:pPr>
        <w:pStyle w:val="LO-normal"/>
        <w:rPr/>
      </w:pPr>
      <w:r>
        <w:rPr/>
        <w:t xml:space="preserve">    </w:t>
      </w:r>
      <w:r>
        <w:rPr/>
        <w:t>"image": "SRX8455328",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tissue is this sample from?\n&lt;image&gt;"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is derived from the cervix."</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condition of the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provided information, the tissue has primary cervical cancer."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notable genes expressed in this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"Yes, the top expressed genes include KRT5, KRT13, KRT6A, IGHG2, KRT16, MUC4, and KRT6B, which suggest epithelial cell proliferation and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"SRX3806591",</w:t>
      </w:r>
    </w:p>
    <w:p>
      <w:pPr>
        <w:pStyle w:val="LO-normal"/>
        <w:rPr/>
      </w:pPr>
      <w:r>
        <w:rPr/>
        <w:t xml:space="preserve">    </w:t>
      </w:r>
      <w:r>
        <w:rPr/>
        <w:t>"image": "SRX3806591",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does the transcriptome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transcriptome of this endometrium biopsy sample, collected from a fertile, healthy female at day 16 of her menstrual cycle, likely represents a snapshot of the secretory phase of the menstrual cycle. This phase is crucial for preparing the endometrium for potential embryo implantation. The high expression of genes such as IGF1, PGR, and WNT5A, along with the presence of pathways related to various immune cells, fibroblasts, and endothelial cells, suggests a complex cellular interplay. This interplay is aimed at remodeling the tissue and establishing an immune environment conducive to implantation while maintaining tissue integrity and defense mechanisms. The sample's transcriptome reflects the dynamic and finely tuned processes of tissue organization, immune surveillance, and vascular changes occurring in the endometrium during this critical phase of the menstrual cycle."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"SRX10659509",</w:t>
      </w:r>
    </w:p>
    <w:p>
      <w:pPr>
        <w:pStyle w:val="LO-normal"/>
        <w:rPr/>
      </w:pPr>
      <w:r>
        <w:rPr/>
        <w:t xml:space="preserve">    </w:t>
      </w:r>
      <w:r>
        <w:rPr/>
        <w:t>"image": "SRX10659509",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are present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contain spinal motor neurons derived from human ES/iPS cells (HB9+ line) at culture day 11."</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H19, IGF2, MIR3648-1, MIR3648-2, ENSG00000264063, ENSG00000277437, KRT17, COL2A1, H19, DLK1, LINC00273, WNT6, CLDN6, MIR663AHG, CLDN8, NGFR, COL3A1, MIR663A, ECEL1, ATP6V1B1, RPL21P16, COL1A2, WNT10A, ENSG00000240801, MUC16, RNU4-2, KRT19, TFAP2B, HOXA4, MT-TF, CLDN4, IGDCC3, POSTN, BCAM, RNU4-1, SCNN1A, GRIA4, EFEMP1, FREM2, CRISPLD1, MT-TP, DUSP15, MXRA5, TUBB, LINC02381, PRSS8, GDF15, CYP26B1, DSC3, IGFBP2."</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 expressed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expressed genes in this sample suggest the presence of various pathways or functions including neurogenesis, development, cell differentiation, and gene regulation."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on the culture conditions?"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spinal motor neurons in this sample were cultured for 11 days after being derived from ES/iPS cells (HB9+ line) and were treated with four different concentrations as part of spinal motor neuron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"SRX9920278",</w:t>
      </w:r>
    </w:p>
    <w:p>
      <w:pPr>
        <w:pStyle w:val="LO-normal"/>
        <w:rPr/>
      </w:pPr>
      <w:r>
        <w:rPr/>
        <w:t xml:space="preserve">    </w:t>
      </w:r>
      <w:r>
        <w:rPr/>
        <w:t>"image": "SRX9920278",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present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HCT-116 colorectal cancer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was done to these cells before the analysis?"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HCT-116 cells were G2-synchronized and then treated with the proteasome inhibitor MG132 for 3 hours before the total RNA-seq analysis was performed."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provided information does not include any specific pathways or gene ontology terms for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"Which genes are highly expressed in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highly expressed genes in these HCT-116 colorectal cancer cells after G2-synchronization and MG132 treatment include HSPA1B, H3C15, H4C2, CYP24A1, MAGEA2, MAGEA3, MAGEB2, and various non-coding RNAs like RN7SK, RMRP, SNORD3A, RPPH1."</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"SRX3806838",</w:t>
      </w:r>
    </w:p>
    <w:p>
      <w:pPr>
        <w:pStyle w:val="LO-normal"/>
        <w:rPr/>
      </w:pPr>
      <w:r>
        <w:rPr/>
        <w:t xml:space="preserve">    </w:t>
      </w:r>
      <w:r>
        <w:rPr/>
        <w:t>"image": "SRX3806838",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"How does this sample reflect the hormonal and immune environment of the late secretory phase of the menstrual cycle?\n&lt;image&gt;"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endometrium biopsy, taken at day 27 of the menstrual cycle, showcases a rich interplay between hormonal signaling and immune modulation characteristic of the late secretory phase. The expression of genes like PGR and ESR1 indicates active progesterone and estrogen signaling, which are pivotal in preparing the endometrium for potential embryo implantation. The presence of growth factors (e.g., IGF1, FGF7, FGF10) and extracellular matrix components (e.g., LUM, DCN) suggests ongoing tissue remodeling and maintenance, crucial for creating a receptive endometrial lining. Moreover, the diversity in immune-related pathways and genes reflects an environment that is immunotolerant to facilitate implantation while remaining vigilant against pathogens. This complex hormonal and immune landscape is essential for the endometrium's preparation for pregnancy during this phase."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"SRX15304075",</w:t>
      </w:r>
    </w:p>
    <w:p>
      <w:pPr>
        <w:pStyle w:val="LO-normal"/>
        <w:rPr/>
      </w:pPr>
      <w:r>
        <w:rPr/>
        <w:t xml:space="preserve">    </w:t>
      </w:r>
      <w:r>
        <w:rPr/>
        <w:t>"image": "SRX15304075",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tissue does this sample come from?\n&lt;image&gt;"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comes from the occipital lobe, specifically the primary visual cortex."</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 types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various neural cell types, including neurons, astrocytes, oligodendrocytes, and other glial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shows associations with synaptic vesicle docking, axo-dendritic transport, and neurotransmission-related functions."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"SRX7070031",</w:t>
      </w:r>
    </w:p>
    <w:p>
      <w:pPr>
        <w:pStyle w:val="LO-normal"/>
        <w:rPr/>
      </w:pPr>
      <w:r>
        <w:rPr/>
        <w:t xml:space="preserve">    </w:t>
      </w:r>
      <w:r>
        <w:rPr/>
        <w:t>"image": "SRX7070031",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 line is this?"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the HeLa cell line, which is a well-known immortalized cancerous epithelial cell line derived from cervical cancer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modifications have been made to this HeLa cell line?"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particular HeLa cell line has been modified for CRISPR-Cas9 gene editing by the inclusion of the iCas9 system."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associated with this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HeLa cells exhibit various pathways and functions related to immune system function, including hematopoiesis, b-cell development, t-cell subsets, myeloid and dendritic cells, innate immune cells, and immune cells across various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"SRX2806190",</w:t>
      </w:r>
    </w:p>
    <w:p>
      <w:pPr>
        <w:pStyle w:val="LO-normal"/>
        <w:rPr/>
      </w:pPr>
      <w:r>
        <w:rPr/>
        <w:t xml:space="preserve">    </w:t>
      </w:r>
      <w:r>
        <w:rPr/>
        <w:t>"image": "SRX2806190",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"Provide a detailed description of the state of these cells.\n&lt;image&gt;"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analysis, it seems that the cellular sample is primarily composed of pancreatic islet cells, with a strong emphasis on beta and delta cells, which are key players in glucose metabolism and hormonal regulation. The high expression of genes such as INS and IAPP suggests active insulin and amyloid polypeptide production, characteristic of beta cells' function in glucose homeostasis. The presence of gene sets associated with various immune cells hints at a rich microenvironment, potentially reflecting normal interactions between islet cells and the immune system or indicating sample complexity. The overall state of these cells likely represents a functional aspect of the pancreas, focusing on hormone synthesis and secretion, with implications for understanding diabetes and other metabolic disorders."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"SRX8437909",</w:t>
      </w:r>
    </w:p>
    <w:p>
      <w:pPr>
        <w:pStyle w:val="LO-normal"/>
        <w:rPr/>
      </w:pPr>
      <w:r>
        <w:rPr/>
        <w:t xml:space="preserve">    </w:t>
      </w:r>
      <w:r>
        <w:rPr/>
        <w:t>"image": "SRX8437909",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represented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CD45+CD3+ T cells collected via FACS sorting from treatment-naive lung cancer (LUAD) patients."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genes that are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strongly expressed genes in this sample include CCL4, CD8A, CD69, TRAT1, FOS, MRPL37P1, HLA-A, GZMK, PDCD1, and CD3G. These genes are associated with T-cell activation, cytotoxicity, chemokine signaling, and antigen presentation."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these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are related to T-cell activation, differentiation, and effector functions. Some genes like CCL4, CCL3L1, CD8A, and PRF1 indicate cytotoxic activity in the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"SRX4362691",</w:t>
      </w:r>
    </w:p>
    <w:p>
      <w:pPr>
        <w:pStyle w:val="LO-normal"/>
        <w:rPr/>
      </w:pPr>
      <w:r>
        <w:rPr/>
        <w:t xml:space="preserve">    </w:t>
      </w:r>
      <w:r>
        <w:rPr/>
        <w:t>"image": "SRX4362691",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blood cell does this sample consist of?"</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monocyte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monocytes' state or behavior?"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monocytes in this sample display transcriptomic signatures that suggest their activation and participation in immune responses."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on the active pathways or functions associated with these monocytes?"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monocytes show involvement in immune response regulation, cytokine production, antigen presentation, phagocytosis, and leukocyte activation."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monocyte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"Some notable genes expressed in this monocyte sample include TYROBP, CXCL10, CD52, LST1, FCGR3A, FCER1G, FCGR3B, SIRPB2, HLA-DRA, MS4A7, CSF1R, MYADML, HLA-A, LILRB2, CDKN1C, KLF4, SLAMF7, LRRC25, IFITM1, FES, SELPLG, PILRA, IFI35, GIMAP4, POU2F2-AS1, DPYD-AS2, HGH1, LINC00844, TMC8, BGLAP."</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"SRX2491340",</w:t>
      </w:r>
    </w:p>
    <w:p>
      <w:pPr>
        <w:pStyle w:val="LO-normal"/>
        <w:rPr/>
      </w:pPr>
      <w:r>
        <w:rPr/>
        <w:t xml:space="preserve">    </w:t>
      </w:r>
      <w:r>
        <w:rPr/>
        <w:t>"image": "SRX2491340",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sample is this?\n&lt;image&gt;"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DCX-Citrine/Y hESC line that has been cultured for 100 days under neural differentiation conditions with ventralization factors."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has been derived from DCX+ cells, suggesting that it's undergoing neural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the most significant genes being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LINC00158, PCDH11Y, FUT9, ST8SIA3, COLEC10, LINC00643, SEPTIN7P10, SNAP25, CDH18, ZNF887P, PPM1L-DT, FAM226B, CSMD2, RADX, PCDHAC2, MIR181A1HG, SCG2, MKRN3, SOX11, NRCAM, PCDHA13, RPL31P61, SHC3, STMN4, ZNF483, ZNF569, DAPK1-IT1, PTMAP15, APBA1, ENSG00000288899. These genes have various roles in neural development, differentiation, and function."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"SRX1161823",</w:t>
      </w:r>
    </w:p>
    <w:p>
      <w:pPr>
        <w:pStyle w:val="LO-normal"/>
        <w:rPr/>
      </w:pPr>
      <w:r>
        <w:rPr/>
        <w:t xml:space="preserve">    </w:t>
      </w:r>
      <w:r>
        <w:rPr/>
        <w:t>"image": "SRX1161823",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consists of neural crest-derived epidermal keratinocytes."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"Where were these keratinocytes isolated from?"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keratinocytes were isolated from the interfollicular skin of 1-3 day old neonates."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medium were these keratinocytes cultured 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keratinocytes were cultured in EpiLife keratinocyte serum free medium</w:t>
      </w:r>
      <w:del w:id="55" w:author="Anonymous" w:date="2024-04-26T17:27:44Z">
        <w:r>
          <w:rPr/>
          <w:delText xml:space="preserve"> for two passages</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changes have been made to these keratinocytes?"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keratinocytes have been reprogrammed toward a neural crest fate."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shows high expression of genes associated with extracellular matrix (e.g., FN1), growth factors (e.g., SERPINE1), transcription factors (e.g., PAX3), and keratins (e.g., KRT5), which are consistent with neural crest-derived epidermal keratinocytes."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"SRX11928893",</w:t>
      </w:r>
    </w:p>
    <w:p>
      <w:pPr>
        <w:pStyle w:val="LO-normal"/>
        <w:rPr/>
      </w:pPr>
      <w:r>
        <w:rPr/>
        <w:t xml:space="preserve">    </w:t>
      </w:r>
      <w:r>
        <w:rPr/>
        <w:t>"image": "SRX11928893",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an Islet-reactive CD4+ sorted T-cell."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"SRX6390561",</w:t>
      </w:r>
    </w:p>
    <w:p>
      <w:pPr>
        <w:pStyle w:val="LO-normal"/>
        <w:rPr/>
      </w:pPr>
      <w:r>
        <w:rPr/>
        <w:t xml:space="preserve">    </w:t>
      </w:r>
      <w:r>
        <w:rPr/>
        <w:t>"image": "SRX6390561",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analysis was performed on the retinal tissue samples?\n&lt;image&gt;"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"Single nuclei RNA sequencing (snRNA-seq) analysis was conducted on retinal tissues from three healthy donors."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was the outcome of the analysis?"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analysis resulted in RNA-seq data for 5873 single nuclei and identified all seven major retinal cell types. Marker genes for each cell type were determined through differential gene expression analysis."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on the identified gene sets?"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identified gene sets include terms related to eye-specific functions, such as retinal bipolar neurons, photoreceptor cells, horizontal cells, muller cells, retinal pigment epithelial cells, as well as genes involved in various processes like adenylate cyclase regulator activity, gamma-aminobutyric acid transport vesicles, eye development, and eye photoreceptor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"SRX6393360",</w:t>
      </w:r>
    </w:p>
    <w:p>
      <w:pPr>
        <w:pStyle w:val="LO-normal"/>
        <w:rPr/>
      </w:pPr>
      <w:r>
        <w:rPr/>
        <w:t xml:space="preserve">    </w:t>
      </w:r>
      <w:r>
        <w:rPr/>
        <w:t>"image": "SRX6393360",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tissue does this single nuclei RNA sequencing sample come from?\n&lt;image&gt;"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single nuclei RNA sequencing sample comes from retinal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 types present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contain various retinal cell types including retinal horizontal cells, retinal photoreceptor cells, retinal bipolar neurons, muller cells, retinal pigment epithelial cells, retinal rod cells, as well as other non-retinal cell types."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retinal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retinal tissue in the sample shows associations with retinal development, retinal pigmentosa, photoreceptor function, synaptic organization, ion transport, immune response, and various other cellular processes."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"SRX7652714",</w:t>
      </w:r>
    </w:p>
    <w:p>
      <w:pPr>
        <w:pStyle w:val="LO-normal"/>
        <w:rPr/>
      </w:pPr>
      <w:r>
        <w:rPr/>
        <w:t xml:space="preserve">    </w:t>
      </w:r>
      <w:r>
        <w:rPr/>
        <w:t>"image": "SRX7652714",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sample do I have here?"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medium spiny neuron-like cells derived from induced pluripotent stem cells (iPSCs) that were obtained from a Huntington's disease (HD) patient."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w:t>
      </w:r>
      <w:ins w:id="56" w:author="Anonymous" w:date="2024-04-26T17:26:18Z">
        <w:r>
          <w:rPr/>
          <w:t>s</w:t>
        </w:r>
      </w:ins>
      <w:r>
        <w:rPr/>
        <w:t xml:space="preserve"> </w:t>
      </w:r>
      <w:del w:id="57" w:author="Anonymous" w:date="2024-04-26T17:26:15Z">
        <w:r>
          <w:rPr/>
          <w:delText xml:space="preserve">sets </w:delText>
        </w:r>
      </w:del>
      <w:r>
        <w:rPr/>
        <w:t>associated with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w:t>
      </w:r>
      <w:ins w:id="58" w:author="Anonymous" w:date="2024-04-26T17:26:21Z">
        <w:r>
          <w:rPr/>
          <w:t>s</w:t>
        </w:r>
      </w:ins>
      <w:r>
        <w:rPr/>
        <w:t xml:space="preserve"> </w:t>
      </w:r>
      <w:del w:id="59" w:author="Anonymous" w:date="2024-04-26T17:26:23Z">
        <w:r>
          <w:rPr/>
          <w:delText>sets</w:delText>
        </w:r>
      </w:del>
      <w:r>
        <w:rPr/>
        <w:t xml:space="preserve"> associated with this sample indicate the presence of various immune system cells and tissues like blood, bone marrow, spleen, thymus, lymph nodes, salivary glands, pancreas, skin, bladder, prostate, trachea, eye, large intestine, kidney, heart, vasculature, and even some epithelial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information can you provide regarding the most highly expressed genes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highly expressed genes in this sample include RN7SK, RPPH1, STMN2, NSG2, RN7SL2, DCX, PDYN, GRIA2, GRIN2B, NCAN, GPR26, CPLX2, GRM5, MAP2, among others. These genes seem to be involved in various neuronal functions such as synaptic plasticity, axonal transport, neuronal development, and neurotransmission."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"SRX10935235",</w:t>
      </w:r>
    </w:p>
    <w:p>
      <w:pPr>
        <w:pStyle w:val="LO-normal"/>
        <w:rPr/>
      </w:pPr>
      <w:r>
        <w:rPr/>
        <w:t xml:space="preserve">    </w:t>
      </w:r>
      <w:r>
        <w:rPr/>
        <w:t>"image": "SRX10935235",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sample do we have here?\n&lt;image&gt;"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K562 myelogenous leukemia cell line that has been treated with H7 and DMSO."</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pathways or functions associated with the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set analysis indicates that the cells may be involved in various pathways such as Enteric Nervous System Development, Regulation Of Digestive System Process, and Blood-cd141-positive Myeloid Dendritic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have high expression levels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normalized genes include ENSG00000231447, LINC03031, ENSG00000285508, LPAR4, YWHAZP2, KCNJ3, HBG1, ENSG00000284931, PRAME, PRAME, ENSG00000233388, ENSG00000262712, RN7SL718P, ENSG00000253736, ENSG00000233139, DDTL, GJD3-AS1, LRRC69, MTCO1P2, H1-4, ENSG00000257411, LINC02930, PFN1P1, ATAD3C, ENSG00000269066, KCNJ2, ENSG00000226824, HEPACAM, GAGE2A, ENSG00000264340, FAM184B, GJD3, TEDC2-AS1, ETV4, PSG2, ENSG00000285740, ZPR1, ENSG00000286333, ZNF257, OR51M1, MKLN1-AS, YBX1P6, FBXL17, RPS6P26, SINHCAFP3, ENSG00000263809, OR7A17, ENSG00000272822, XIAPP2, GAGE2E."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"SRX14286752",</w:t>
      </w:r>
    </w:p>
    <w:p>
      <w:pPr>
        <w:pStyle w:val="LO-normal"/>
        <w:rPr/>
      </w:pPr>
      <w:r>
        <w:rPr/>
        <w:t xml:space="preserve">    </w:t>
      </w:r>
      <w:r>
        <w:rPr/>
        <w:t>"image": "SRX14286752",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cancer cells are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consists of small cell lung cancer cells (NCI-H526) which are known for their aggressive growth and early metastasis."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MYCN, POU2F3, BMX, NEB, KIF1A, CLSTN2, PSD2, DPYSL3, IRAG2, PTPRT, C11orf53, NMU, SRL, LINC00545, MAGEA3, CRYM, ALKAL1, HMX2, CTAG1A, MAGEA6, MYB, HMX3, HOXC12, TMPRSS3, UBE2QL1, ASCL2, AVIL, INSM1, VIL1, DAZ4, RSPO4, CHRNB2, RASD2, DPYSL5, PAX5, COL11A1, PLA2G4A, SEZ6, KIT, HEPACAM2, TRIM29, FAT3, RASSF6, BARX1, KIF26A, ELFN2, FOXA1, PDZRN3, KLHDC7A, RGS13. These genes are involved in various processes such as neuroendocrine differentiation (e.g., POU2F3), cell cycle regulation (e.g., MYCN), and signaling pathways (e.g., KIT)."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"SRX9959080",</w:t>
      </w:r>
    </w:p>
    <w:p>
      <w:pPr>
        <w:pStyle w:val="LO-normal"/>
        <w:rPr/>
      </w:pPr>
      <w:r>
        <w:rPr/>
        <w:t xml:space="preserve">    </w:t>
      </w:r>
      <w:r>
        <w:rPr/>
        <w:t>"image": "SRX9959080",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sample do we have here?\n&lt;image&gt;"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Hematopoietic stem and progenitor cells (HSPCs) and T cells, which were collected from the bone marrow of a healthy 44-year-old male donor."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GBP1P1, LINC03031, AREG, SPINK2, RPL3P4, CLEC4OP, PRSS57, IGLL1, RNASE2, ADI1, NSUN7, SMIM24, and many others related to immune response, inflammation, and hematopoiesis."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suggests that this sample represents various immune cell types such as myeloid progenitors, hematopoietic stem cells, plasmacytoid dendritic cells, basophils, CD4+ and CD8+ T cells, plasma cells, regulatory T cells, mast cells, and innate lymphoid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"SRX5496155",</w:t>
      </w:r>
    </w:p>
    <w:p>
      <w:pPr>
        <w:pStyle w:val="LO-normal"/>
        <w:rPr/>
      </w:pPr>
      <w:r>
        <w:rPr/>
        <w:t xml:space="preserve">    </w:t>
      </w:r>
      <w:r>
        <w:rPr/>
        <w:t>"image": "SRX5496155",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"&lt;image&gt;\nProvide a detailed description of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in the provided sample appear to be human endoderm stem cells (EnSCs) that have undergone a differentiation process into hepatocytes. This is supported by the high expression of genes associated with liver function, such as APOA4, APOA1, TTR, AFP, and ALB, which are indicative of hepatocyte identity and functionality. Additionally, the presence of genes involved in lipid metabolism and liver development suggests a successful differentiation. However, the expression of genes typically associated with various other tissues and cell types hints at a potential heterogeneity within the sample or the retention of some stem cell-like properties. It seems these cells are primarily hepatocyte-like but may contain a mix of cells at different stages of differentiation or a subset of cells retaining stem cell characteristics."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"SRX5967356",</w:t>
      </w:r>
    </w:p>
    <w:p>
      <w:pPr>
        <w:pStyle w:val="LO-normal"/>
        <w:rPr/>
      </w:pPr>
      <w:r>
        <w:rPr/>
        <w:t xml:space="preserve">    </w:t>
      </w:r>
      <w:r>
        <w:rPr/>
        <w:t>"image": "SRX5967356",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mainly consists of epithelial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associated with these epithelial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active pathways include cell adhesion, ion transport, epithelial differentiation, proteolysis, inflammatory response, and extracellular matrix organization."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"SRX18011210",</w:t>
      </w:r>
    </w:p>
    <w:p>
      <w:pPr>
        <w:pStyle w:val="LO-normal"/>
        <w:rPr/>
      </w:pPr>
      <w:r>
        <w:rPr/>
        <w:t xml:space="preserve">    </w:t>
      </w:r>
      <w:r>
        <w:rPr/>
        <w:t>"image": "SRX18011210",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tissue or cells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represents prostate tumor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characteristics of this prostate tumor?"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prostate tumor has ERGlow status and exhibited biochemical recurrence within 5 years of treatment.</w:t>
      </w:r>
      <w:del w:id="60" w:author="Anonymous" w:date="2024-04-26T17:22:46Z">
        <w:r>
          <w:rPr/>
          <w:delText xml:space="preserve"> It has a Gleason grade group of G3_Gl7 at RP</w:delText>
        </w:r>
      </w:del>
      <w:ins w:id="61" w:author="Anonymous" w:date="2024-04-26T17:22:56Z">
        <w:r>
          <w:rPr/>
          <w:t>?</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the active pathways or functions associated with this tumor?"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tumor exhibits signatures associated with prostate epithelium luminal cells, hematopoietic stem cells, myeloid progenitors, dendritic cells, basophils, naive and memory T cells, B cells, innate lymphoid cells, and immune cells from various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"SRX5052947",</w:t>
      </w:r>
    </w:p>
    <w:p>
      <w:pPr>
        <w:pStyle w:val="LO-normal"/>
        <w:rPr/>
      </w:pPr>
      <w:r>
        <w:rPr/>
        <w:t xml:space="preserve">    </w:t>
      </w:r>
      <w:r>
        <w:rPr/>
        <w:t>"image": "SRX5052947",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biological sample is this?\n&lt;image&gt;"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cell derived from a 3D retinal organoid based on human embryonic stem cells (hESCs). It was maintained in Essential-8 medium, which is suitable for the growth and differentiation of hESCs."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information can you provide regarding the state or characteristics of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has varying developmental stages. The gene expression profile suggests that the cells exhibit retinal characteristics. The top expressed genes include CRABP1, SIX6, SFRP2, PAX6, RAX, and OTX2, which are all linked to retinal development or function."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"SRX3802495",</w:t>
      </w:r>
    </w:p>
    <w:p>
      <w:pPr>
        <w:pStyle w:val="LO-normal"/>
        <w:rPr/>
      </w:pPr>
      <w:r>
        <w:rPr/>
        <w:t xml:space="preserve">    </w:t>
      </w:r>
      <w:r>
        <w:rPr/>
        <w:t>"image": "SRX3802495",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tissue does this sample come from?\n&lt;image&gt;"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comes from the pancreas."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pancreatic cell types present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shows signatures of various pancreatic cell types, including pancreatic beta cells, pancreatic ductal cells, pancreatic alpha cells, pancreatic delta cells, and pancreatic b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have high expression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CLPS, CELA3A, CPA1, INS, DLK1, SST, SPINK1, CPA2, CTRB2, REG1A, CEL, REG3G, GP2, GCG, CTRB2, CTRB1, PRSS1, MEG3, ENSG00000284931, HBG2, IGF2, PRSS2, RBPJL, H19, SYCN, H19, COL3A1, CCKAR, ENSG00000285959, MT1H, PRSS1, CFTR, TTR, ERP27, CPB1, SLC4A4, POSTN, AQP12B, PKHD1, CTRC, COL1A1, PLA2G1B, APLNR, PDX1, ALB, SERPINI2, COL1A2, MIR493HG, C7, MEG8."</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"SRX3161428",</w:t>
      </w:r>
    </w:p>
    <w:p>
      <w:pPr>
        <w:pStyle w:val="LO-normal"/>
        <w:rPr/>
      </w:pPr>
      <w:r>
        <w:rPr/>
        <w:t xml:space="preserve">    </w:t>
      </w:r>
      <w:r>
        <w:rPr/>
        <w:t>"image": "SRX3161428",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tissue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epidermal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 types present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primarily consists of epithelial cells, such as basal cells, melanocytes, and keratinocytes."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information can you provide regarding the state or condition of the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tissue appears to be from a patient with untreated lesional psoriasis, which is characterized by inflammation and excessive proliferation of keratinocytes."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"How does the treatment affect the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tissue has been treated with a CD3 antibody, which has been used in psoriasis treatment to modulate immune response and reduce inflammation."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highly expressed in this treated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strongly expressed genes in this treated epidermal tissue include KRT6A, SPRR2E, SPRR2A, KRT6B, SBSN, LCE3D, KRT16, KRT17, CRCT1, SPRR2D, SPRR1B, SPRR2G, SERPINB4, KRT14, S100A7, RHCG, SERPINB3, KRT6C, PI3, KRT1, SPRR2B, HEPHL1, SERPINB2, CDSN, PKP1, DSG3, IL36G, SPRR2F, KRT5, SFN, S100A9, IVL, KRTDAP, SPRR1A, S100A8, PLA2G4E, DSG1, LCE3E, CNFN, RNASE7, SDR9C7, LY6D, COL17A1, IL36RN, S100A7A, GJB2, EHF, KLK10, CXCL9, GRHL3. These genes are often associated with epidermal differentiation, inflammation, and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"SRX379801",</w:t>
      </w:r>
    </w:p>
    <w:p>
      <w:pPr>
        <w:pStyle w:val="LO-normal"/>
        <w:rPr/>
      </w:pPr>
      <w:r>
        <w:rPr/>
        <w:t xml:space="preserve">    </w:t>
      </w:r>
      <w:r>
        <w:rPr/>
        <w:t>"image": "SRX379801",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are these?\n&lt;image&gt;"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are HSMM (Human Skin Microvascular Endothelial Cells) that have been differentiated for 48 hours using 2% HS aMEM."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the differentiated HSMM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single-cell RNA-Seq analysis suggests that the differentiated HSMM cells show increased expression of genes related to extracellular matrix (ECM) organization, tissue development, and angiogenesis."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specific pathways or functions that stand out in these differentiated HSMM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"Yes, the differentiated HSMM cells exhibit heightened activity in pathways associated with ECM-receptor interaction, focal adhesion, TGF-beta signaling, and PI3K-Akt signaling, which indicate their involvement in tissue development and vascular remodeling."</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contribute to these observed pathways or functions?"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GREM1, SULF1, COL1A1, FAP, ASB5, CCDC80, MFAP4, COL1A2, LINC01111, NNMT, TGFBI, MAP1B, MYO18B, BICC1, IGF2, FN1, MIR100HG, SRSF3P2, ENSG00000288794, DDR2, TMEM47, SPARC, FZD4, SPOCK1, ENSG00000218757, ANGPT1, GPC6, FRMPD4, TNFAIP6, BGN, POSTN, THSD7B, LTBP2, ENSG00000289528, COL8A1, COL3A1, DHRS3, GPR176, RPL35AP23, CAV1, HSD17B3, RN7SL303P, MN1, ENSG00000240801, ROR1, AXL, WNT5A, ENSG00000288899, CDH11, RAB39B. These genes are known to be associated with ECM organization, tissue development, angiogenesis, and TGF-beta signaling."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"SRX7549151",</w:t>
      </w:r>
    </w:p>
    <w:p>
      <w:pPr>
        <w:pStyle w:val="LO-normal"/>
        <w:rPr/>
      </w:pPr>
      <w:r>
        <w:rPr/>
        <w:t xml:space="preserve">    </w:t>
      </w:r>
      <w:r>
        <w:rPr/>
        <w:t>"image": "SRX7549151",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present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single HSC (Hematopoietic Stem Cells) or MPP (Multipotent Progenitor)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origin of the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origin of the cells is the spleen."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w:t>
      </w:r>
      <w:del w:id="62" w:author="Anonymous" w:date="2024-04-26T17:20:44Z">
        <w:r>
          <w:rPr/>
          <w:delText xml:space="preserve">gene sets or </w:delText>
        </w:r>
      </w:del>
      <w:r>
        <w:rPr/>
        <w:t>pathways are associated with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associated </w:t>
      </w:r>
      <w:ins w:id="63" w:author="Anonymous" w:date="2024-04-26T17:20:51Z">
        <w:r>
          <w:rPr/>
          <w:t>pathways</w:t>
        </w:r>
      </w:ins>
      <w:del w:id="64" w:author="Anonymous" w:date="2024-04-26T17:20:51Z">
        <w:r>
          <w:rPr/>
          <w:delText>gene sets</w:delText>
        </w:r>
      </w:del>
      <w:r>
        <w:rPr/>
        <w:t xml:space="preserve"> span across various immune cell types like myeloid progenitors, hematopoietic stem cells, regulatory T cells, CD4-positive T cells, CD8-positive T cells, B cells, plasmablasts, dendritic cells, mast cells, basophils, and innate lymphoid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"SRX5215396",</w:t>
      </w:r>
    </w:p>
    <w:p>
      <w:pPr>
        <w:pStyle w:val="LO-normal"/>
        <w:rPr/>
      </w:pPr>
      <w:r>
        <w:rPr/>
        <w:t xml:space="preserve">    </w:t>
      </w:r>
      <w:r>
        <w:rPr/>
        <w:t>"image": "SRX5215396",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"&lt;image&gt;\nProvide a detailed description of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derived from pancreatic islet cells of a nondiabetic female donor, characterized through single-cell RNA sequencing. The analysis reveals a rich tapestry of gene expression and active biological pathways, suggesting a cellular environment engaged in metabolic regulation, developmental signaling, and responses to cellular stress. Key genes such as FGF23, HIF3A, and NEUROD1 are among the most prominently expressed, pointing towards a focus on metabolic balance and possibly adaptive responses to environmental changes. Pathways related to the regulation of the digestive system, sterol transport, and aspects of fetal development highlight the cells' roles in metabolic homeostasis and developmental processes. Additionally, the activation of pathways associated with apoptosis and DNA damage response indicates a state of active cellular maintenance and stress management. This complex profile underscores the multifaceted roles of pancreatic islet cells in maintaining systemic metabolic equilibrium and responding to internal and external cues in a nondiabetic context."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"SRX3927543",</w:t>
      </w:r>
    </w:p>
    <w:p>
      <w:pPr>
        <w:pStyle w:val="LO-normal"/>
        <w:rPr/>
      </w:pPr>
      <w:r>
        <w:rPr/>
        <w:t xml:space="preserve">    </w:t>
      </w:r>
      <w:r>
        <w:rPr/>
        <w:t>"image": "SRX3927543",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consists of Common Myeloid Progenitor (CMP) cells from healthy bone marrow."</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w:t>
      </w:r>
      <w:ins w:id="65" w:author="Anonymous" w:date="2024-04-26T17:19:45Z">
        <w:r>
          <w:rPr/>
          <w:t>pathways</w:t>
        </w:r>
      </w:ins>
      <w:del w:id="66" w:author="Anonymous" w:date="2024-04-26T17:19:45Z">
        <w:r>
          <w:rPr/>
          <w:delText>gene sets</w:delText>
        </w:r>
      </w:del>
      <w:r>
        <w:rPr/>
        <w:t xml:space="preserve"> are associated with these CMP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w:t>
      </w:r>
      <w:ins w:id="67" w:author="Anonymous" w:date="2024-04-26T17:19:52Z">
        <w:r>
          <w:rPr/>
          <w:t>pathways</w:t>
        </w:r>
      </w:ins>
      <w:del w:id="68" w:author="Anonymous" w:date="2024-04-26T17:19:52Z">
        <w:r>
          <w:rPr/>
          <w:delText>gene sets</w:delText>
        </w:r>
      </w:del>
      <w:r>
        <w:rPr/>
        <w:t xml:space="preserve"> associated with the CMP cells in this sample include Bone Marrow-myeloid Progenitor, Blood-myeloid Progenitor, Blood-hematopoietic Stem Cell, Bone Marrow-hematopoietic Stem Cell, Blood-plasmacytoid Dendritic Cell, Blood-plasmablast, Blood-naive B Cell, Blood-cd4-positive, Alpha-Beta T Cell, Blood-cd8-positive, Alpha-Beta T Cell, Blood-naive Thymus-Derived Cd4-Positive, Alpha-Beta T Cell, Blood-cd4-positive, Alpha-Beta Memory T Cell, Blood-t Cell, Blood-basophil, Blood-cd141-positive Myeloid Dendritic Cell, Skin-naive B Cell, Trachea-cd4-positive, Alpha-Beta T Cell, Thymus-dn4 Thymocyte, Thymus-myeloid Dendritic Cell, Thymus-innate Lymphoid Cell, Spleen-naive B Cell, Spleen-naive Thymus-Derived Cd4-Positive, Alpha-Beta T Cell, Spleen-hematopoietic Stem Cell, Spleen-plasma Cell, Salivary Gland-cd4-positive Helper T Cell, Salivary Gland-b Cell, Prostate-mast Cell, Pancreas-b Cell, Lymph Node-regulatory T Cell, Kidney-b Cell, Bladder-nk Cell, Bladder-b Cell, Trachea-b Cell, Trachea-double-positive, Alpha-Beta Thymocyte."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"SRX2044754",</w:t>
      </w:r>
    </w:p>
    <w:p>
      <w:pPr>
        <w:pStyle w:val="LO-normal"/>
        <w:rPr/>
      </w:pPr>
      <w:r>
        <w:rPr/>
        <w:t xml:space="preserve">    </w:t>
      </w:r>
      <w:r>
        <w:rPr/>
        <w:t>"image": "SRX2044754",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tissue does this sample come from?"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comes from the ventral midbrain tissue of a 9-week-old human embryo."</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cells does the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hDA1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ELAVL4, POU3F4, FOXA2, STMN2, MIR124-2HG, ENSG00000266872, VAT1L, SOX11, DCX, GRIA3, RUNX1T1, ENSG00000284803, ENSG00000267449, ENSG00000285926, ENSG00000250421, PCDH11Y, TUBB2B, HTR5A, TAGLN3, NPAS3, TTC12-DT, FAM74A6, ENSG00000274584, LDHAL6A, ENSG00000263212, ENSG00000286310, MEG3, DSTNP3, RN7SL555P, SNTG1, INA, DNER, SMIM18, ENSG00000219133, LSAMP, EN1, ENSG00000226816, PCDH9-AS1, RN7SL622P, CNTN1, GAD1, ENSG00000288025, ENSG00000279392, GPM6A, FSTL5, NSG2, ENSG00000287703, CHL1, C22orf42, C16orf92, which are associated with neurodevelopmental processes."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"SRX14745562",</w:t>
      </w:r>
    </w:p>
    <w:p>
      <w:pPr>
        <w:pStyle w:val="LO-normal"/>
        <w:rPr/>
      </w:pPr>
      <w:r>
        <w:rPr/>
        <w:t xml:space="preserve">    </w:t>
      </w:r>
      <w:r>
        <w:rPr/>
        <w:t>"image": "SRX14745562",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"&lt;image&gt;\nProvide a brief description of the given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in question appears to be derived from MCF7 cells, a type of human breast cancer cell line, which has been treated with Valproic acid (VPA) for a duration of 6 hours. The treatment seems to have induced a significant alteration in the cells' gene expression profile, suggesting a broad epigenetic remodeling. This is evidenced by the expression of genes and activation of pathways associated with a diverse array of cell types and states, ranging from hematopoietic stem cells and various immune cells to epithelial cells from multiple tissues. The top expressed genes further support this observation, including markers of epithelial identity, immune function, and cellular structure. This indicates that VPA treatment may have reprogrammed the MCF7 cells into a more plastic state, capable of expressing characteristics of different cell lineages, potentially reflecting the drug's impact on the cellular epigenetic landscape."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"SRX8816289",</w:t>
      </w:r>
    </w:p>
    <w:p>
      <w:pPr>
        <w:pStyle w:val="LO-normal"/>
        <w:rPr/>
      </w:pPr>
      <w:r>
        <w:rPr/>
        <w:t xml:space="preserve">    </w:t>
      </w:r>
      <w:r>
        <w:rPr/>
        <w:t>"image": "SRX8816289",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"&lt;image&gt;\nProvide a detailed description of the state of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cellular sample appears to consist of CD4 T cells from healthy human peripheral blood, exhibiting a complex state with a diverse representation of T cell subsets, including naive, memory, and regulatory T cells. The gene expression profile suggests active engagement in signaling pathways critical for T cell activation, differentiation, and survival, highlighted by the expression of genes such as UBASH3A, IL2RA, and TNFRSF18. Additionally, there seems to be evidence of interaction or potential contamination with other immune cell types, such as dendritic cells and myeloid progenitors, indicating a rich cellular milieu. This complexity underscores the multifaceted roles of CD4 T cells in orchestrating immune responses, maintaining immune homeostasis, and their potential cross-talk with other immune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"SRX15036995",</w:t>
      </w:r>
    </w:p>
    <w:p>
      <w:pPr>
        <w:pStyle w:val="LO-normal"/>
        <w:rPr/>
      </w:pPr>
      <w:r>
        <w:rPr/>
        <w:t xml:space="preserve">    </w:t>
      </w:r>
      <w:r>
        <w:rPr/>
        <w:t>"image": "SRX15036995",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"&lt;image&gt;\nProvide an extensive description of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likely represents CD14+ monocytes isolated from the whole blood of an 82-year-old healthy female donor. The gene expression profile and active pathways suggest these cells are engaged in typical monocyte functions such as immune surveillance, inflammation, and antigen presentation. The broad representation of pathways and cell types related to monocytes across various tissues indicates a comprehensive model for studying monocyte biology and interactions within the immune system, particularly in the context of aging. The high expression of genes like LYZ, S100A9, and HLA-B further underscores their active role in the immune response, making this sample a valuable resource for understanding the nuances of monocyte function and the immune system's dynamics in healthy aging individuals."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"SRX11146832",</w:t>
      </w:r>
    </w:p>
    <w:p>
      <w:pPr>
        <w:pStyle w:val="LO-normal"/>
        <w:rPr/>
      </w:pPr>
      <w:r>
        <w:rPr/>
        <w:t xml:space="preserve">    </w:t>
      </w:r>
      <w:r>
        <w:rPr/>
        <w:t>"image": "SRX11146832",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are present in the given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provided sample consists of dendritic cells and monocytes."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"SRX17915534",</w:t>
      </w:r>
    </w:p>
    <w:p>
      <w:pPr>
        <w:pStyle w:val="LO-normal"/>
        <w:rPr/>
      </w:pPr>
      <w:r>
        <w:rPr/>
        <w:t xml:space="preserve">    </w:t>
      </w:r>
      <w:r>
        <w:rPr/>
        <w:t>"image": "SRX17915534",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describe the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sample is </w:t>
      </w:r>
      <w:ins w:id="69" w:author="Anonymous" w:date="2024-04-26T17:17:05Z">
        <w:r>
          <w:rPr/>
          <w:t>wild type</w:t>
        </w:r>
      </w:ins>
      <w:del w:id="70" w:author="Anonymous" w:date="2024-04-26T17:17:05Z">
        <w:r>
          <w:rPr/>
          <w:delText>the</w:delText>
        </w:r>
      </w:del>
      <w:r>
        <w:rPr/>
        <w:t xml:space="preserve"> SUDHL5 cell line, which represents Diffuse large B-cell lymphoma (DLBCL)</w:t>
      </w:r>
      <w:del w:id="71" w:author="Anonymous" w:date="2024-04-26T17:16:49Z">
        <w:r>
          <w:rPr/>
          <w:delText xml:space="preserve"> in its wild-type genotype form</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treatment has the sample received?"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has been treated with 0.2 µM doxorubicin for 24 hours."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shows strong associations with b-cells from various tissues like the blood, bone marrow, thymus, spleen, lymph node, and tonsil. This suggests that the sample's active pathways and functions are related to B-cell development, activation, and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particularly active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"IGHM, CD79A, CD79B, MS4A1 (CD20), CD19, TCL1A, AICDA, and CD70 are among the highly expressed genes in the sample. These genes are involved in B-cell activation, differentiation, proliferation, and antibody production."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"SRX3650581",</w:t>
      </w:r>
    </w:p>
    <w:p>
      <w:pPr>
        <w:pStyle w:val="LO-normal"/>
        <w:rPr/>
      </w:pPr>
      <w:r>
        <w:rPr/>
        <w:t xml:space="preserve">    </w:t>
      </w:r>
      <w:r>
        <w:rPr/>
        <w:t>"image": "SRX3650581",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"Provide an extensive description of the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analysis, it seems the sample represents a mesenchymal cell type from a 12-week-old fetal pancreas. The gene expression profile, highlighted by the high expression of collagen genes and other extracellular matrix components, suggests these cells are actively involved in matrix remodeling, which is crucial for organ development. Additionally, the presence of developmental genes like DLK1 and GPC3 indicates these cells play a significant role in the pancreas's growth and differentiation at this stage of fetal development. The diverse set of pathways and cell types, including various immune cells, likely reflects the mesenchymal cells' involvement in creating a supportive microenvironment for both organogenesis and the maturation of the immune system within the developing pancreas. This complex interplay suggests that the mesenchymal cells are not only structural but also play a pivotal role in signaling and interaction with other cell types, potentially guiding the development of the pancreas and its immune landscape."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"SRX3444884",</w:t>
      </w:r>
    </w:p>
    <w:p>
      <w:pPr>
        <w:pStyle w:val="LO-normal"/>
        <w:rPr/>
      </w:pPr>
      <w:r>
        <w:rPr/>
        <w:t xml:space="preserve">    </w:t>
      </w:r>
      <w:r>
        <w:rPr/>
        <w:t>"image": "SRX3444884",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 line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the breast cancer cell line MCF7."</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"Were any treatments or conditions applied to this cell line?"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"Yes, the MCF7 cell line was grown in phenol-red free DMEM for 72 hours and treated with oestradiol for three hours."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patterns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normalized genes include ESR1 (oestrogen receptor 1), TFF1 (Trefoil Factor 1), CDH1 (Cadherin 1), PGR (Progesterone Receptor), and GREB1 (Growth Regulation by Estrogen in Breast Cancer 1), which aligns with the MCF7 cell line's known characteristics as an oestrogen-responsive breast cancer cell line."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"SRX3266594",</w:t>
      </w:r>
    </w:p>
    <w:p>
      <w:pPr>
        <w:pStyle w:val="LO-normal"/>
        <w:rPr/>
      </w:pPr>
      <w:r>
        <w:rPr/>
        <w:t xml:space="preserve">    </w:t>
      </w:r>
      <w:r>
        <w:rPr/>
        <w:t>"image": "SRX3266594",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"&lt;image&gt;\nCan you describe the nature of the sample I'm examining?"</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is a hepatoblastoma tissue sample, which is a type of liver cancer typically found in children."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subgroup this sample belongs to?"</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hepatoblastoma tissue sample has been classified as the C2A subgroup based on its four-gene signature. This subgroup is associated with poor prognosis, advanced tumor stage, and worst overall survival rate."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significantly overexpressed in this subgroup?"</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C2A subgroup demonstrates significant overexpression of genes involved in the Fanconi Anemia pathway."</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treatments have been applied to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has been treated with Bortezomib, an FDA-approved proteasome inhibitor that has shown efficacy in significantly impeding HB growth in vivo."</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"SRX2965355",</w:t>
      </w:r>
    </w:p>
    <w:p>
      <w:pPr>
        <w:pStyle w:val="LO-normal"/>
        <w:rPr/>
      </w:pPr>
      <w:r>
        <w:rPr/>
        <w:t xml:space="preserve">    </w:t>
      </w:r>
      <w:r>
        <w:rPr/>
        <w:t>"image": "SRX2965355",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sample consist of?"</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Granulocyte-Macrophage Progenitor (GMP) cells, which are part of the cord blood CD34+ haemopoietic stem and progenitor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characteristics of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"GMP cells contribute to the development of granulocytes (like neutrophils) and monocytes (like macrophages), which are crucial components of the innate immune system."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cell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of GMP cells suggests their role in hematopoiesis, immune system function, and progenitor cell growth."</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"SRX4361797",</w:t>
      </w:r>
    </w:p>
    <w:p>
      <w:pPr>
        <w:pStyle w:val="LO-normal"/>
        <w:rPr/>
      </w:pPr>
      <w:r>
        <w:rPr/>
        <w:t xml:space="preserve">    </w:t>
      </w:r>
      <w:r>
        <w:rPr/>
        <w:t>"image": "SRX4361797",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"&lt;image&gt;\nExplain the properties of these cells in depth."</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in this sample, derived from a patient with severe dengue, appear to be primarily NK cells that are not directly infected by the virus, as indicated by the absence of viral reads in the sequencing data. Despite this, there is a pronounced immune response, characterized by the upregulation of genes associated with cytotoxic functions (e.g., GNLY, GZMB, PRF1) and NK cell markers (e.g., NKG7, KLRC1). Additionally, the expression of genes linked to various immune cells, including dendritic cells and T cell subsets, suggests a widespread activation of the immune system, likely in response to the dengue infection. This profile points to a robust, albeit indirect, participation of these NK cells in the body's defense mechanism against the dengue virus."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"SRX7833821",</w:t>
      </w:r>
    </w:p>
    <w:p>
      <w:pPr>
        <w:pStyle w:val="LO-normal"/>
        <w:rPr/>
      </w:pPr>
      <w:r>
        <w:rPr/>
        <w:t xml:space="preserve">    </w:t>
      </w:r>
      <w:r>
        <w:rPr/>
        <w:t>"image": "SRX7833821",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"&lt;image&gt;\nCan you provide more information about the nature of this cell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CD8+ T cell sample derived from a psoriatic lesion."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transcriptomic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strongly expressed genes include TRBV6-5, TRBC1, TRBC2, CD3D, PTPRC, TRAC, CD8B, CCL5, NKG7, and KLRG1. These genes are associated with T-cell receptor signaling, T-cell activation, cytotoxicity, and memory T-cell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pathways or functions does the </w:t>
      </w:r>
      <w:ins w:id="72" w:author="Anonymous" w:date="2024-04-26T17:12:50Z">
        <w:r>
          <w:rPr/>
          <w:t>data</w:t>
        </w:r>
      </w:ins>
      <w:del w:id="73" w:author="Anonymous" w:date="2024-04-26T17:12:50Z">
        <w:r>
          <w:rPr/>
          <w:delText>gene set</w:delText>
        </w:r>
      </w:del>
      <w:r>
        <w:rPr/>
        <w:t xml:space="preserve"> suggest?"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w:t>
      </w:r>
      <w:ins w:id="74" w:author="Anonymous" w:date="2024-04-26T17:12:55Z">
        <w:r>
          <w:rPr/>
          <w:t>data</w:t>
        </w:r>
      </w:ins>
      <w:del w:id="75" w:author="Anonymous" w:date="2024-04-26T17:12:55Z">
        <w:r>
          <w:rPr/>
          <w:delText>gene set</w:delText>
        </w:r>
      </w:del>
      <w:r>
        <w:rPr/>
        <w:t xml:space="preserve"> points to signatures associated with T-cell function, activation, and differentiation. This aligns with the CD8+ T-cell type, indicating their cytotoxic role in the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"SRX14745891",</w:t>
      </w:r>
    </w:p>
    <w:p>
      <w:pPr>
        <w:pStyle w:val="LO-normal"/>
        <w:rPr/>
      </w:pPr>
      <w:r>
        <w:rPr/>
        <w:t xml:space="preserve">    </w:t>
      </w:r>
      <w:r>
        <w:rPr/>
        <w:t>"image": "SRX14745891",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"&lt;image&gt;\nProvide a detailed description of the given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in question appears to be HepG2 cells, a human liver cancer cell line, treated with valproic acid (VPA) for 6 hours. The treatment with VPA, a known histone deacetylase (HDAC) inhibitor, seems to have induced a complex response in these cells. The gene expression profile is indicative of not only liver-specific functions, as evidenced by the high expression of genes such as AFP (alpha-fetoprotein), APOA1, and APOA2, but also suggests a broader differentiation or mimicry effect. This is further supported by the activation of pathways and processes associated with a variety of cell types, including hematopoietic stem cells, myeloid progenitors, and others. It could be inferred that VPA treatment potentially influences these cancer cells to undergo changes that might mimic different cell states or differentiation processes, which is consistent with VPA's known effects on gene expression and cell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"SRX1357859",</w:t>
      </w:r>
    </w:p>
    <w:p>
      <w:pPr>
        <w:pStyle w:val="LO-normal"/>
        <w:rPr/>
      </w:pPr>
      <w:r>
        <w:rPr/>
        <w:t xml:space="preserve">    </w:t>
      </w:r>
      <w:r>
        <w:rPr/>
        <w:t>"image": "SRX1357859",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sample do we have here?"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is a cerebral organoid derived from human induced pluripotent stem (iPS)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method was used for generating the organoids?"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organoids were generated through embryoid bodies (EBs) formation followed by neuroepithelium formation. Organoid differentiation media containing N2 and B27 supplements were used, and vitamin A was added after 4 days. The organoids were incubated on an orbital shaker."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the organoids?"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organoids exhibit signatures of various cell types from the hematopoietic system, immune system, nervous system, and other tissues like the eye, heart, skin, prostate, and salivary gland."</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"SRX4361085",</w:t>
      </w:r>
    </w:p>
    <w:p>
      <w:pPr>
        <w:pStyle w:val="LO-normal"/>
        <w:rPr/>
      </w:pPr>
      <w:r>
        <w:rPr/>
        <w:t xml:space="preserve">    </w:t>
      </w:r>
      <w:r>
        <w:rPr/>
        <w:t>"image": "SRX4361085",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sample is this?"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blood sample, specifically Peripheral Blood Mononuclear Cells (PBMCs)."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"SRX1301658",</w:t>
      </w:r>
    </w:p>
    <w:p>
      <w:pPr>
        <w:pStyle w:val="LO-normal"/>
        <w:rPr/>
      </w:pPr>
      <w:r>
        <w:rPr/>
        <w:t xml:space="preserve">    </w:t>
      </w:r>
      <w:r>
        <w:rPr/>
        <w:t>"image": "SRX1301658",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"&lt;image&gt;\nPresent a detailed description of the sample's key features."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sample in question, derived from NCI-H1299 lung cancer cells </w:t>
      </w:r>
      <w:del w:id="76" w:author="Anonymous" w:date="2024-04-26T17:11:59Z">
        <w:r>
          <w:rPr/>
          <w:delText xml:space="preserve">treated with doxycycline and a non-targeting shRNA, </w:delText>
        </w:r>
      </w:del>
      <w:r>
        <w:rPr/>
        <w:t>appears to exhibit a highly diverse and complex biological state. The expression profile suggests the presence of a wide array of cell types and states, ranging from various immune cells (e.g., dendritic cells, T and B cells) to non-immune cells (e.g., hepatocytes, adipocytes). Notably, there is a significant expression of cancer/testis antigens (e.g., MAGEA and GAGE families), which are often associated with cancer and are known for their restricted expression to the testis in healthy tissues. This could indicate an effect of the treatment on the expression of these antigens, potentially influencing the cancer cell's behavior or its interaction with the immune system. Additionally, genes related to stemness and immune modulation are among the top expressed, suggesting that the treatment may be inducing a state of cellular plasticity or affecting immune-related pathways. Overall, the sample seems to be in a unique, possibly treatment-induced state that encompasses a broad spectrum of cellular identities and functions."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"SRX3606578",</w:t>
      </w:r>
    </w:p>
    <w:p>
      <w:pPr>
        <w:pStyle w:val="LO-normal"/>
        <w:rPr/>
      </w:pPr>
      <w:r>
        <w:rPr/>
        <w:t xml:space="preserve">    </w:t>
      </w:r>
      <w:r>
        <w:rPr/>
        <w:t>"image": "SRX3606578",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infer the immune status or potential conditions affecting this patient based on the WBC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WBC sample from the patient, it seems there is a pronounced activation of the immune system, particularly involving monocytes and macrophages. The elevated expression of pro-inflammatory cytokines and chemokines such as CCL3, IL1B, TNF, and CXCL8, along with components of the inflammasome pathway like NLRP3, indicates a robust inflammatory response. This could suggest the patient's immune system is actively responding to an infection or is in a state of heightened inflammation due to an underlying condition such as an autoimmune disorder. The absence of circulating tumor cells (CTCs) in the sample reduces the likelihood of an active cancerous process. However, without further clinical context, it's challenging to pinpoint the exact cause of this immune activation."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"SRX5618987",</w:t>
      </w:r>
    </w:p>
    <w:p>
      <w:pPr>
        <w:pStyle w:val="LO-normal"/>
        <w:rPr/>
      </w:pPr>
      <w:r>
        <w:rPr/>
        <w:t xml:space="preserve">    </w:t>
      </w:r>
      <w:r>
        <w:rPr/>
        <w:t>"image": "SRX5618987",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sample is this?"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a melanoma PDX (patient-derived xenograft) sample, derived from melanoma metastases."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"SRX3908039",</w:t>
      </w:r>
    </w:p>
    <w:p>
      <w:pPr>
        <w:pStyle w:val="LO-normal"/>
        <w:rPr/>
      </w:pPr>
      <w:r>
        <w:rPr/>
        <w:t xml:space="preserve">    </w:t>
      </w:r>
      <w:r>
        <w:rPr/>
        <w:t>"image": "SRX3908039",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cell line is Brx42?\n&lt;image&gt;"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Brx42 cell line appears to be a heterogeneous mixture of various cell types, as indicated by the gene expression patterns in the provided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culture conditions?"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Brx42 cell line was cultured in ultra-low attachment plates using RPMI 1640 medium, supplemented with EGF, bFGF, B27, and antibiotic/antimycotic in 4% O2 and 5% CO2."</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 Brx42 cell line based on the gene expression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data suggests associations with several pathways and functions related to hematopoietic stem cells, immune cells, epithelial cells, and mucosal components."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"SRX4531237",</w:t>
      </w:r>
    </w:p>
    <w:p>
      <w:pPr>
        <w:pStyle w:val="LO-normal"/>
        <w:rPr/>
      </w:pPr>
      <w:r>
        <w:rPr/>
        <w:t xml:space="preserve">    </w:t>
      </w:r>
      <w:r>
        <w:rPr/>
        <w:t>"image": "SRX4531237",</w:t>
      </w:r>
    </w:p>
    <w:p>
      <w:pPr>
        <w:pStyle w:val="LO-normal"/>
        <w:rPr/>
      </w:pPr>
      <w:r>
        <w:rPr/>
        <w:t xml:space="preserve">    </w:t>
      </w:r>
      <w:r>
        <w:rPr/>
        <w:t>"conversations": [</w:t>
      </w:r>
    </w:p>
    <w:p>
      <w:pPr>
        <w:pStyle w:val="LO-normal"/>
        <w:rPr>
          <w:del w:id="79" w:author="Anonymous" w:date="2024-04-26T17:08:24Z"/>
        </w:rPr>
      </w:pPr>
      <w:r>
        <w:rPr/>
        <w:t xml:space="preserve">     </w:t>
      </w:r>
      <w:del w:id="77" w:author="Anonymous" w:date="2024-04-26T17:08:24Z">
        <w:r>
          <w:rPr/>
          <w:delText xml:space="preserve"> </w:delText>
        </w:r>
      </w:del>
      <w:del w:id="78" w:author="Anonymous" w:date="2024-04-26T17:08:24Z">
        <w:r>
          <w:rPr/>
          <w:delText>{</w:delText>
        </w:r>
      </w:del>
    </w:p>
    <w:p>
      <w:pPr>
        <w:pStyle w:val="LO-normal"/>
        <w:rPr>
          <w:del w:id="82" w:author="Anonymous" w:date="2024-04-26T17:08:24Z"/>
        </w:rPr>
      </w:pPr>
      <w:del w:id="80" w:author="Anonymous" w:date="2024-04-26T17:08:24Z">
        <w:r>
          <w:rPr/>
          <w:delText xml:space="preserve">        </w:delText>
        </w:r>
      </w:del>
      <w:del w:id="81" w:author="Anonymous" w:date="2024-04-26T17:08:24Z">
        <w:r>
          <w:rPr/>
          <w:delText>"from": "human",</w:delText>
        </w:r>
      </w:del>
    </w:p>
    <w:p>
      <w:pPr>
        <w:pStyle w:val="LO-normal"/>
        <w:rPr>
          <w:del w:id="85" w:author="Anonymous" w:date="2024-04-26T17:08:24Z"/>
        </w:rPr>
      </w:pPr>
      <w:del w:id="83" w:author="Anonymous" w:date="2024-04-26T17:08:24Z">
        <w:r>
          <w:rPr/>
          <w:delText xml:space="preserve">        </w:delText>
        </w:r>
      </w:del>
      <w:del w:id="84" w:author="Anonymous" w:date="2024-04-26T17:08:24Z">
        <w:r>
          <w:rPr/>
          <w:delText>"value": "&lt;image&gt;\nWhat kind of sample is this?"</w:delText>
        </w:r>
      </w:del>
    </w:p>
    <w:p>
      <w:pPr>
        <w:pStyle w:val="LO-normal"/>
        <w:rPr>
          <w:del w:id="88" w:author="Anonymous" w:date="2024-04-26T17:08:24Z"/>
        </w:rPr>
      </w:pPr>
      <w:del w:id="86" w:author="Anonymous" w:date="2024-04-26T17:08:24Z">
        <w:r>
          <w:rPr/>
          <w:delText xml:space="preserve">      </w:delText>
        </w:r>
      </w:del>
      <w:del w:id="87" w:author="Anonymous" w:date="2024-04-26T17:08:24Z">
        <w:r>
          <w:rPr/>
          <w:delText>},</w:delText>
        </w:r>
      </w:del>
    </w:p>
    <w:p>
      <w:pPr>
        <w:pStyle w:val="LO-normal"/>
        <w:rPr>
          <w:del w:id="91" w:author="Anonymous" w:date="2024-04-26T17:08:24Z"/>
        </w:rPr>
      </w:pPr>
      <w:del w:id="89" w:author="Anonymous" w:date="2024-04-26T17:08:24Z">
        <w:r>
          <w:rPr/>
          <w:delText xml:space="preserve">      </w:delText>
        </w:r>
      </w:del>
      <w:del w:id="90" w:author="Anonymous" w:date="2024-04-26T17:08:24Z">
        <w:r>
          <w:rPr/>
          <w:delText>{</w:delText>
        </w:r>
      </w:del>
    </w:p>
    <w:p>
      <w:pPr>
        <w:pStyle w:val="LO-normal"/>
        <w:rPr>
          <w:del w:id="94" w:author="Anonymous" w:date="2024-04-26T17:08:24Z"/>
        </w:rPr>
      </w:pPr>
      <w:del w:id="92" w:author="Anonymous" w:date="2024-04-26T17:08:24Z">
        <w:r>
          <w:rPr/>
          <w:delText xml:space="preserve">        </w:delText>
        </w:r>
      </w:del>
      <w:del w:id="93" w:author="Anonymous" w:date="2024-04-26T17:08:24Z">
        <w:r>
          <w:rPr/>
          <w:delText>"from": "gpt",</w:delText>
        </w:r>
      </w:del>
    </w:p>
    <w:p>
      <w:pPr>
        <w:pStyle w:val="LO-normal"/>
        <w:rPr>
          <w:del w:id="97" w:author="Anonymous" w:date="2024-04-26T17:08:24Z"/>
        </w:rPr>
      </w:pPr>
      <w:del w:id="95" w:author="Anonymous" w:date="2024-04-26T17:08:24Z">
        <w:r>
          <w:rPr/>
          <w:delText xml:space="preserve">        </w:delText>
        </w:r>
      </w:del>
      <w:del w:id="96" w:author="Anonymous" w:date="2024-04-26T17:08:24Z">
        <w:r>
          <w:rPr/>
          <w:delText>"value": "This appears to be a fetal cell culture that has undergone size-based sorting."</w:delText>
        </w:r>
      </w:del>
    </w:p>
    <w:p>
      <w:pPr>
        <w:pStyle w:val="LO-normal"/>
        <w:rPr>
          <w:del w:id="100" w:author="Anonymous" w:date="2024-04-26T17:08:24Z"/>
        </w:rPr>
      </w:pPr>
      <w:del w:id="98" w:author="Anonymous" w:date="2024-04-26T17:08:24Z">
        <w:r>
          <w:rPr/>
          <w:delText xml:space="preserve">      </w:delText>
        </w:r>
      </w:del>
      <w:del w:id="99" w:author="Anonymous" w:date="2024-04-26T17:08:24Z">
        <w:r>
          <w:rPr/>
          <w:delText>},</w:delText>
        </w:r>
      </w:del>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 types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various immune cells such as hematopoietic stem cells, myeloid progenitors, plasmacytoid dendritic cells, basophils, naive and memory CD4-positive T cells, CD8-positive T cells, as well as B cells in different stages."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"SRX15470936",</w:t>
      </w:r>
    </w:p>
    <w:p>
      <w:pPr>
        <w:pStyle w:val="LO-normal"/>
        <w:rPr/>
      </w:pPr>
      <w:r>
        <w:rPr/>
        <w:t xml:space="preserve">    </w:t>
      </w:r>
      <w:r>
        <w:rPr/>
        <w:t>"image": "SRX15470936",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does the gene expression tell us about the differentiation state of these stem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suggests that these human embryonic stem cells are undergoing differentiation into multiple lineages. Markers of pluripotency (LIN28A), cardiac development (MYL7), cartilage formation (COL2A1), and vascular endothelial growth (KDR) indicate a diverse differentiation potential, likely influenced by the laminin-coated culture environment. The presence of various ECM component genes and growth factors supports the notion that these cells are in a dynamic state of differentiation, with the ECM playing a crucial role in directing this process. Additionally, the diversity in gene expression reflects not only the stem cells' inherent potential to differentiate into a wide array of cell types but also the complexity of the in vitro differentiation environment."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"SRX8707050",</w:t>
      </w:r>
    </w:p>
    <w:p>
      <w:pPr>
        <w:pStyle w:val="LO-normal"/>
        <w:rPr/>
      </w:pPr>
      <w:r>
        <w:rPr/>
        <w:t xml:space="preserve">    </w:t>
      </w:r>
      <w:r>
        <w:rPr/>
        <w:t>"image": "SRX8707050",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are present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fibroblast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characteristics of these fibroblasts?"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fibroblasts in this sample show strong expression of genes related to the extracellular matrix (ECM) organization, collagen synthesis (COL1A1, COL1A2), and matrix metalloproteinases (MMP3) which are involved in ECM remodeling."</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these fibroblasts involved 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fibroblasts are likely involved in ECM-related processes such as tissue repair, maintenance, and fibrosis."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"SRX7773354",</w:t>
      </w:r>
    </w:p>
    <w:p>
      <w:pPr>
        <w:pStyle w:val="LO-normal"/>
        <w:rPr/>
      </w:pPr>
      <w:r>
        <w:rPr/>
        <w:t xml:space="preserve">    </w:t>
      </w:r>
      <w:r>
        <w:rPr/>
        <w:t>"image": "SRX7773354",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HSPCs (Hematopoietic Stem/Progenitor Cells) and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HSPCs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HSPCs in this sample display a gene expression profile consistent with hematopoietic stem cells found in bone marrow."</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T cells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cells in this sample show gene expression patterns associated with T cells in bone marrow and lymph nodes."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 T cells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cells in this sample show expression patterns related to T-cell activation, differentiation, and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"SRX4982710",</w:t>
      </w:r>
    </w:p>
    <w:p>
      <w:pPr>
        <w:pStyle w:val="LO-normal"/>
        <w:rPr/>
      </w:pPr>
      <w:r>
        <w:rPr/>
        <w:t xml:space="preserve">    </w:t>
      </w:r>
      <w:r>
        <w:rPr/>
        <w:t>"image": "SRX4982710",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"Describe the sample in detail.\n&lt;image&gt;"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derived from CD34+ Hematopoietic Stem and Progenitor Cells (HSPC) collected from the peripheral blood of a healthy individual, with no indication of genetic mutations predisposing to blood disorders. The gene expression and pathway activity suggest a broad representation of the hematopoietic lineage, including various stages of blood cell development and differentiation, such as stem cells, myeloid progenitors, dendritic cells, and subsets of T and B cells. This diversity indicates the sample likely captures a comprehensive snapshot of the hematopoietic process, offering insights into both stem cell biology and the immune system's development. The absence of the JAK2-V617F mutation further confirms the healthy status of these cells, making it a valuable model for studying normal hematopoiesis and immune function."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"SRX8658385",</w:t>
      </w:r>
    </w:p>
    <w:p>
      <w:pPr>
        <w:pStyle w:val="LO-normal"/>
        <w:rPr/>
      </w:pPr>
      <w:r>
        <w:rPr/>
        <w:t xml:space="preserve">    </w:t>
      </w:r>
      <w:r>
        <w:rPr/>
        <w:t>"image": "SRX8658385",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t>
      </w:r>
      <w:ins w:id="101" w:author="Anonymous" w:date="2024-04-26T17:05:27Z">
        <w:r>
          <w:rPr/>
          <w:t>From w</w:t>
        </w:r>
      </w:ins>
      <w:del w:id="102" w:author="Anonymous" w:date="2024-04-26T17:05:32Z">
        <w:r>
          <w:rPr/>
          <w:delText>W</w:delText>
        </w:r>
      </w:del>
      <w:r>
        <w:rPr/>
        <w:t xml:space="preserve">hat type of cells </w:t>
      </w:r>
      <w:ins w:id="103" w:author="Anonymous" w:date="2024-04-26T17:05:42Z">
        <w:r>
          <w:rPr/>
          <w:t>is</w:t>
        </w:r>
      </w:ins>
      <w:del w:id="104" w:author="Anonymous" w:date="2024-04-26T17:05:39Z">
        <w:r>
          <w:rPr/>
          <w:delText xml:space="preserve">does </w:delText>
        </w:r>
      </w:del>
      <w:r>
        <w:rPr/>
        <w:t xml:space="preserve"> this RNA-Seq analysis</w:t>
      </w:r>
      <w:del w:id="105" w:author="Anonymous" w:date="2024-04-26T17:05:47Z">
        <w:r>
          <w:rPr/>
          <w:delText xml:space="preserve"> represent</w:delText>
        </w:r>
      </w:del>
      <w:r>
        <w:rPr/>
        <w: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RNA-Seq analysis was performed using total RNA extracted from NK92 cells grown in culture."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notable pathways or functions associated with these NK92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data from the NK92 cells indicates significant activity in immune response pathways, particularly those related to cytotoxicity and cytokine signaling."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"SRX2984546",</w:t>
      </w:r>
    </w:p>
    <w:p>
      <w:pPr>
        <w:pStyle w:val="LO-normal"/>
        <w:rPr/>
      </w:pPr>
      <w:r>
        <w:rPr/>
        <w:t xml:space="preserve">    </w:t>
      </w:r>
      <w:r>
        <w:rPr/>
        <w:t>"image": "SRX2984546",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 is this?"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Lin- CD34+ cells derived from umbilical cord blood."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 sets or pathways are associated with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is associated with hematopoietic stem cells, myeloid progenitors, basophils, plasmacytoid dendritic cells, hematopoietic stem cells, naive and memory B cells, naive and memory T cells, innate lymphoid cells, and various tissue-specific immune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the most highly expressed genes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ENSG00000289627, ENSG00000229425, RPL7P52, USP32P2, HOXA9, BAALC, ENSG00000271204, ENSG00000286742, TAPT1-AS1, SPNS3, among others."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"SRX5178075",</w:t>
      </w:r>
    </w:p>
    <w:p>
      <w:pPr>
        <w:pStyle w:val="LO-normal"/>
        <w:rPr/>
      </w:pPr>
      <w:r>
        <w:rPr/>
        <w:t xml:space="preserve">    </w:t>
      </w:r>
      <w:r>
        <w:rPr/>
        <w:t>"image": "SRX5178075",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sample is this?\n&lt;image&gt;"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is peripheral whole blood."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 types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contain a variety of immune cells, including hematopoietic stem cells, memory T cells, naive thymus-derived CD4-positive and CD8-positive Alpha-Beta T cells, myeloid progenitors, monocytes, macrophages, basophils, B cells, regulatory T cells, plasmacytoid dendritic cells, granulocytes, and others."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"SRX2325175",</w:t>
      </w:r>
    </w:p>
    <w:p>
      <w:pPr>
        <w:pStyle w:val="LO-normal"/>
        <w:rPr/>
      </w:pPr>
      <w:r>
        <w:rPr/>
        <w:t xml:space="preserve">    </w:t>
      </w:r>
      <w:r>
        <w:rPr/>
        <w:t>"image": "SRX2325175",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"&lt;image&gt;\nProvide a detailed description of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in question appear to be cytotrophoblasts isolated from a Week 8 placenta, specifically selected for a HLA-G-/CDH1+ phenotype. These cells are key progenitors within the placenta, capable of differentiating into various cell types essential for placental development and maternal-fetal exchange. The gene expression profile suggests a highly dynamic state, with potential involvement in stress response, immune modulation, and tissue-specific functions. This is further supported by the diverse set of pathways and cell types indicated by the gene sets, including those related to myeloid dendritic cells, NK cells, and various epithelial and hematopoietic cells. Such a profile could reflect the complex roles cytotrophoblasts play in placental biology, including their interaction with the maternal immune system and their capacity for cellular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"SRX3154941",</w:t>
      </w:r>
    </w:p>
    <w:p>
      <w:pPr>
        <w:pStyle w:val="LO-normal"/>
        <w:rPr/>
      </w:pPr>
      <w:r>
        <w:rPr/>
        <w:t xml:space="preserve">    </w:t>
      </w:r>
      <w:r>
        <w:rPr/>
        <w:t>"image": "SRX3154941",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"&lt;image&gt;\nCan you provide information on the sample's cell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derived from blood and represents T-cells."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sample's functional pathways?"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sample shows </w:t>
      </w:r>
      <w:ins w:id="106" w:author="Anonymous" w:date="2024-04-26T17:01:25Z">
        <w:r>
          <w:rPr/>
          <w:t>enrichment</w:t>
        </w:r>
      </w:ins>
      <w:del w:id="107" w:author="Anonymous" w:date="2024-04-26T17:01:25Z">
        <w:r>
          <w:rPr/>
          <w:delText xml:space="preserve">activity </w:delText>
        </w:r>
      </w:del>
      <w:r>
        <w:rPr/>
        <w:t>in immune response pathways such as T-cells, hematopoietic stem cells, monocytes, dendritic cells, and memory T-cells."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specific genes that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"Yes, some of the highly expressed genes in this sample include IL1B, HBB, LYZ, CCL3L1, HBA2, S100A9, CCL4, NLRP3, HLA-DRA, CCL3, CCL3, FCN1, IL1RN, IL6, S100A8, PLEK, HLA-A, CXCL8, CD300E, PTGS2, CCL3, CCL4L2, HLA-DRB1, HLA-DRA, AQP9, CCL4L2, CCL4L2, HBA1, CCL4, BCL2A1, MPEG1, FOSB, G0S2, CCL3L1, CCL3L1, HLA-DRA, HLA-DRA, HLA-DRA, IGKC, HLA-DPA1, CD69, LILRB2, HLA-DQA1, FGR, EREG, IGHA1, CD83, IGHA1, HLA-DQB1, OSM."</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"SRX2945912",</w:t>
      </w:r>
    </w:p>
    <w:p>
      <w:pPr>
        <w:pStyle w:val="LO-normal"/>
        <w:rPr/>
      </w:pPr>
      <w:r>
        <w:rPr/>
        <w:t xml:space="preserve">    </w:t>
      </w:r>
      <w:r>
        <w:rPr/>
        <w:t>"image": "SRX2945912",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consists of BJ fibroblasts."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is the condition or state of the fibroblasts?"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fibroblasts have been induced for viral expression of OSKM reprogramming factors for 16 days and show negative tra-1-60 expression."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MFAP4, COL1A2, LUM, PTHLH, ASPN, CDH11, COL3A1, COL6A3, WNT2, PI16, CILP, COMP, MGP, RPTN, PRSS3, H19, MFAP5, INSYN2B, MXRA5, TIMP3, TNFSF18, ACTA2, COL1A1, ENSG00000240801, TIMP1, PPP1R3C, FN1, FSTL1, COL4A1, NETO1, PDLIM4, CALHM3, THBS2, FGF14, LRRC17, MMP2, EMP1, PLPPR4, GSTT2B, PDGFRL, MFAP2, DIO2, PGA4, DKK1, S100A16, SPARC, COL24A1, GFPT2, EDNRA, OMD. These genes are associated with extracellular matrix, collagen formation, and fibroblast growth."</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"SRX13730096",</w:t>
      </w:r>
    </w:p>
    <w:p>
      <w:pPr>
        <w:pStyle w:val="LO-normal"/>
        <w:rPr/>
      </w:pPr>
      <w:r>
        <w:rPr/>
        <w:t xml:space="preserve">    </w:t>
      </w:r>
      <w:r>
        <w:rPr/>
        <w:t>"image": "SRX13730096",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KIR+ CD8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pathways or functions associated with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KIR+ CD8 T cells in this sample show strong associations with various tissues such as the spleen, bone marrow, thymus, fat, skin, kidney, lung, pancreas, trachea, uterus, mammary gland, bladder, and eye."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most highly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highly expressed genes in this sample include GNLY, CST7, LRFN2, PRF1, KIR2DL2, GZMB, NKG7, HLA-DPB1, IL2RB, CCL5, CTSW, CCL4, LY75-CD302, ZBTB8OSP2, KLRC2, TYROBP, RIPK3, HLA-F, HLA-C, KIR2DL2, MTCO3P11, TRBV23-1, PYHIN1, HSPA1A, S1PR5, PRRT3-AS1, GBP5, LINC00944."</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"SRX3364766",</w:t>
      </w:r>
    </w:p>
    <w:p>
      <w:pPr>
        <w:pStyle w:val="LO-normal"/>
        <w:rPr/>
      </w:pPr>
      <w:r>
        <w:rPr/>
        <w:t xml:space="preserve">    </w:t>
      </w:r>
      <w:r>
        <w:rPr/>
        <w:t>"image": "SRX3364766",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 cells are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CD4 memory T cells, specifically DENV antigen-specific TEMRA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nature of these TEMRA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"TEMRA (Terminally Differentiated Effector Memory) cells are CD4+ T cells that exhibit effector function and tissue-homing capacity. They produce cytokines like IFN-γ and can directly kill infected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"SRX5222273",</w:t>
      </w:r>
    </w:p>
    <w:p>
      <w:pPr>
        <w:pStyle w:val="LO-normal"/>
        <w:rPr/>
      </w:pPr>
      <w:r>
        <w:rPr/>
        <w:t xml:space="preserve">    </w:t>
      </w:r>
      <w:r>
        <w:rPr/>
        <w:t>"image": "SRX5222273",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"Present a detailed description of the sample's key features.\n&lt;image&gt;"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derived from pancreatic islet cells of a nondiabetic male donor, characterized by single-cell RNA sequencing. It exhibits a rich expression profile indicative of various pancreatic cell types, including alpha, beta, delta, and PP cells, with genes such as INS (insulin) being highly expressed, suggesting active insulin production and secretion. Additionally, the sample shows evidence of a diverse immune cell presence, including dendritic cells and hematopoietic stem cells, pointing to a complex interplay between pancreatic functions and the immune system. This complexity could reflect the normal cellular heterogeneity within the pancreas or an immune response. Overall, the sample provides a valuable snapshot of the pancreatic islet cellular landscape and its potential interactions with the immune system."</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"SRX10313523",</w:t>
      </w:r>
    </w:p>
    <w:p>
      <w:pPr>
        <w:pStyle w:val="LO-normal"/>
        <w:rPr/>
      </w:pPr>
      <w:r>
        <w:rPr/>
        <w:t xml:space="preserve">    </w:t>
      </w:r>
      <w:r>
        <w:rPr/>
        <w:t>"image": "SRX10313523",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"&lt;image&gt;\nDescribe these cells concisely."</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in question appear to be MCF7 breast cancer cells, characterized by the expression of epithelial markers and genes indicative of their mammary origin, such as KRT19, TFF1, and KRT8. Additionally, there is evidence of active cell proliferation and signaling pathways, reflective of their cancerous nature. Surprisingly, the analysis also suggests the expression of genes associated with a wide range of cell types, including various immune cells and tissue-specific cells, which could suggest either a remarkable plasticity of these cancer cells, potential contamination, or analytical artifacts. Overall, these cells present a complex biological state, with a primary identity rooted in mammary epithelial tissue, yet displaying a broad spectrum of gene expressions that could be indicative of their adaptability or the experimental conditions."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"SRX1789190",</w:t>
      </w:r>
    </w:p>
    <w:p>
      <w:pPr>
        <w:pStyle w:val="LO-normal"/>
        <w:rPr/>
      </w:pPr>
      <w:r>
        <w:rPr/>
        <w:t xml:space="preserve">    </w:t>
      </w:r>
      <w:r>
        <w:rPr/>
        <w:t>"image": "SRX1789190",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pancreatic cell</w:t>
      </w:r>
      <w:ins w:id="108" w:author="Anonymous" w:date="2024-04-26T16:58:12Z">
        <w:r>
          <w:rPr/>
          <w:t>s</w:t>
        </w:r>
      </w:ins>
      <w:r>
        <w:rPr/>
        <w:t xml:space="preserve">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derived from pancreatic alpha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information can you provide regarding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alpha cell sample include GCG (glucagon), TTR (transthyretin), SCG5 (secretogranin V), APOH (apolipoprotein H), FGB (fibrinogen beta chain), PNOC (prepronociceptin), SLC30A8 (zinc transporter 8), CHGB (chromogranin B), GC (glucagon), INA (internexin neuronal intermediate filament protein alpha), LURAP1L-AS1 (long intergenic non-protein coding RNA 1109), GRM8 (glutamate metabotropic receptor 8), PCSK2 (proprotein convertase subtilisin/kexin type 2), CFC1 (CRISP family cysteine-rich protein 1), GOLT1A (golgi transport 1A), BRCC3P1 (BRCA1/BRCA2-containing complex subunit 3 pseudogene 1), C11orf53 (chromosome 11 open reading frame 53), TPI1P3 (triosephosphate isomerase pseudogene 3), PCSK1N (proprotein convertase subtilisin/kexin type 1 inhibitor), IL6R-AS1 (interleukin 6 receptor antisense RNA 1), OMG (oligodendrocyte myelin glycoprotein), TTC30B (tetratricopeptide repeat domain 30B), SNAP25 (synaptosomal-associated protein 25), BEX1 (brain expressed X-linked 1), EFHB (EF-hand domain family member B), QPCT (glutaminyl-tRNA amidotransferase subunit C), ENPP2 (ectonucleotide pyrophosphatase/phosphodiesterase family member 2), ZFY (zinc finger protein, Y-linked), CRYBA2 (crystallin beta A2), SMIM5 (small integral membrane protein 5), TIMM22 (translocase of inner mitochondrial membrane 22), ZBTB9 (zinc finger and BTB domain containing 9), RPL21P16 (ribosomal protein L21 pseudogene 16), RPL7P52 (ribosomal protein L7 pseudogene 52), CAMK2B (calcium/calmodulin-dependent protein kinase II beta), LRRC10B (leucine rich repeat containing 10B), RAB25 (RAB25, member RAS oncogene family), KCNK1 (potassium two pore domain channel subfamily K member 1), FXYD2 (phospholemman)."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functions or pathways associated with these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genes participate in various functions such as insulin secretion, glucose homeostasis, hormonal regulation, neurotransmitter secretion, intracellular protein transport, enzyme activity, and mitochondrial function."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"SRX7839000",</w:t>
      </w:r>
    </w:p>
    <w:p>
      <w:pPr>
        <w:pStyle w:val="LO-normal"/>
        <w:rPr/>
      </w:pPr>
      <w:r>
        <w:rPr/>
        <w:t xml:space="preserve">    </w:t>
      </w:r>
      <w:r>
        <w:rPr/>
        <w:t>"image": "SRX7839000",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 I have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sample containing CD8+ T cells from healthy skin."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functional state or pathways in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suggest that these CD8+ T cells are activated and involved in immune response and cytotoxicity, which is consistent with their role in skin immunity."</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on the specific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"Some notable genes include CXCR6, CD69, CD96, KIR3DL1, STAT4, HLA-DQA1, CD2, which are involved in T cell activation, migration, cytotoxicity, and antigen presentation."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commentRangeStart w:id="18"/>
      <w:r>
        <w:rPr/>
        <w:t xml:space="preserve">  </w:t>
      </w:r>
      <w:r>
        <w:rPr/>
        <w:t>"id": "census_0f4865d5-8000-4f68-8ac7-f5efea9e5e70_1048",</w:t>
      </w:r>
    </w:p>
    <w:p>
      <w:pPr>
        <w:pStyle w:val="LO-normal"/>
        <w:rPr/>
      </w:pPr>
      <w:r>
        <w:rPr/>
        <w:t xml:space="preserve">    </w:t>
      </w:r>
      <w:r>
        <w:rPr/>
        <w:t>"image": "census_0f4865d5-8000-4f68-8ac7-f5efea9e5e70_1048",</w:t>
      </w:r>
    </w:p>
    <w:p>
      <w:pPr>
        <w:pStyle w:val="LO-normal"/>
        <w:rPr/>
      </w:pPr>
      <w:r>
        <w:rPr/>
        <w:t xml:space="preserve">    </w:t>
      </w:r>
      <w:r>
        <w:rPr/>
        <w:t>"conversations": [</w:t>
      </w:r>
      <w:commentRangeEnd w:id="18"/>
      <w:r>
        <w:commentReference w:id="18"/>
      </w:r>
      <w:r>
        <w:rPr/>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sample is this?"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sample of endothelial cells expressing the CD36 marker."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these endothelial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endothelial cells in this sample express CD36, which is involved in various functions such as fatty acid transport, lipid metabolism, angiogenesis, inflammation, and apoptosis."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"Some top expressed genes in this sample include IGFBP7, FABP5, SPARCL1, PLVAP, MGP, A2M, MT-ND3, CD320, MT-CYB, MT-ATP6, VWF, GSN, GNG11, SPARC, MT-ND1, IFITM3, MT-ND2, HSPG2, CAV1, MT-ND4."</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"census_218acb0f-9f2f-4f76-b90b-15a4b7c7f629_27612",</w:t>
      </w:r>
    </w:p>
    <w:p>
      <w:pPr>
        <w:pStyle w:val="LO-normal"/>
        <w:rPr/>
      </w:pPr>
      <w:r>
        <w:rPr/>
        <w:t xml:space="preserve">    </w:t>
      </w:r>
      <w:r>
        <w:rPr/>
        <w:t>"image": "census_218acb0f-9f2f-4f76-b90b-15a4b7c7f629_27612",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del w:id="109" w:author="Anonymous" w:date="2024-04-26T11:30:22Z">
        <w:r>
          <w:rPr/>
          <w:delText>(s?</w:delText>
        </w:r>
      </w:del>
      <w:r>
        <w:rPr/>
        <w:t>(s)</w:t>
      </w:r>
      <w:del w:id="110" w:author="Anonymous" w:date="2024-04-26T11:30:22Z">
        <w:r>
          <w:rPr/>
          <w:delText>)</w:delText>
        </w:r>
      </w:del>
      <w:r>
        <w:rPr/>
        <w:t xml:space="preserve">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ins w:id="111" w:author="Anonymous" w:date="2024-04-26T11:31:13Z">
        <w:r>
          <w:rPr/>
          <w:t xml:space="preserve">of </w:t>
        </w:r>
      </w:ins>
      <w:r>
        <w:rPr/>
        <w:t>a natural killer (NK) ce</w:t>
      </w:r>
      <w:ins w:id="112" w:author="Anonymous" w:date="2024-04-26T11:31:35Z">
        <w:r>
          <w:rPr/>
          <w:t>lls</w:t>
        </w:r>
      </w:ins>
      <w:del w:id="113" w:author="Anonymous" w:date="2024-04-26T11:31:33Z">
        <w:r>
          <w:rPr/>
          <w:delText>l</w:delText>
        </w:r>
      </w:del>
      <w:r>
        <w:rPr/>
        <w:t>s</w:t>
      </w:r>
      <w:del w:id="114" w:author="Anonymous" w:date="2024-04-26T11:31:33Z">
        <w:r>
          <w:rPr/>
          <w:delText>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NK cell's functional state or characteristics?"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NK cell</w:t>
      </w:r>
      <w:ins w:id="115" w:author="Anonymous" w:date="2024-04-26T11:31:57Z">
        <w:r>
          <w:rPr/>
          <w:t>s</w:t>
        </w:r>
      </w:ins>
      <w:r>
        <w:rPr/>
        <w:t xml:space="preserve"> in this sample shows expression of genes related to cytotoxic activity (GZMB, GZMA, GZMH) and activating receptors (KLRB1), which suggests it is in an active or cytotoxic state."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does this NK cell</w:t>
      </w:r>
      <w:ins w:id="116" w:author="Anonymous" w:date="2024-04-26T11:32:31Z">
        <w:r>
          <w:rPr/>
          <w:t>s</w:t>
        </w:r>
      </w:ins>
      <w:r>
        <w:rPr/>
        <w:t xml:space="preserve"> seem to be involved 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NK cell</w:t>
      </w:r>
      <w:ins w:id="117" w:author="Anonymous" w:date="2024-04-26T11:32:23Z">
        <w:r>
          <w:rPr/>
          <w:t>s</w:t>
        </w:r>
      </w:ins>
      <w:r>
        <w:rPr/>
        <w:t xml:space="preserve"> in this sample may be involved in immune response pathways such as innate immune response, cytolysis, cytokine production, and NK-mediated cytotoxicity."</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"census_1b9d8702-5af8-4142-85ed-020eb06ec4f6_11729",</w:t>
      </w:r>
    </w:p>
    <w:p>
      <w:pPr>
        <w:pStyle w:val="LO-normal"/>
        <w:rPr/>
      </w:pPr>
      <w:r>
        <w:rPr/>
        <w:t xml:space="preserve">    </w:t>
      </w:r>
      <w:r>
        <w:rPr/>
        <w:t>"image": "census_1b9d8702-5af8-4142-85ed-020eb06ec4f6_11729",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naive thymus-derived CD4-positive, alpha-beta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we learn from the gene expression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data suggests that these T cells have been isolated from the mesenteric lymph node, and the top expressed genes indicate that they are in a resting state, as KLF2, JUND, TSC22D3 and TNFAIP3 are known markers for T cell quiescence."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"census_1e6a6ef9-7ec9-4c90-bbfb-2ad3c3165fd1_17432",</w:t>
      </w:r>
    </w:p>
    <w:p>
      <w:pPr>
        <w:pStyle w:val="LO-normal"/>
        <w:rPr/>
      </w:pPr>
      <w:r>
        <w:rPr/>
        <w:t xml:space="preserve">    </w:t>
      </w:r>
      <w:r>
        <w:rPr/>
        <w:t>"image": "census_1e6a6ef9-7ec9-4c90-bbfb-2ad3c3165fd1_17432",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sample do we have here?\n&lt;image&gt;"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lung fibroblasts, classified as stromal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fibroblasts' characteristics?"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fibroblasts exhibit signatures related to the extracellular matrix (DCN, FBLN1), growth factors (CCN2), and transcription factors (FOS, JUN) that are often involved in cell proliferation, migration, and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notable pathways or functions that these fibroblasts might be involved 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"Yes, these fibroblasts show associations with various pathways and functions, including the immune system (e.g., T cells, B cells, dendritic cells), vascular system (e.g., vasculature b-cells), and other organ-specific pathways (e.g., smooth muscle cells in the lung)."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"census_218acb0f-9f2f-4f76-b90b-15a4b7c7f629_5098",</w:t>
      </w:r>
    </w:p>
    <w:p>
      <w:pPr>
        <w:pStyle w:val="LO-normal"/>
        <w:rPr/>
      </w:pPr>
      <w:r>
        <w:rPr/>
        <w:t xml:space="preserve">    </w:t>
      </w:r>
      <w:r>
        <w:rPr/>
        <w:t>"image": "census_218acb0f-9f2f-4f76-b90b-15a4b7c7f629_5098",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classical monocyte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exhibit elevated expression of type 1 interferon-stimulated genes (ISGs), which indicates an activated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are associated with immune system functions such as myeloid cells in different tissues (e.g., blood, spleen, thymus, bone marrow), monocytes, dendritic cells, as well as innate immune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"census_574e9f9e-f8b4-41ef-bf19-89a9964fd9c7_10821",</w:t>
      </w:r>
    </w:p>
    <w:p>
      <w:pPr>
        <w:pStyle w:val="LO-normal"/>
        <w:rPr/>
      </w:pPr>
      <w:r>
        <w:rPr/>
        <w:t xml:space="preserve">    </w:t>
      </w:r>
      <w:r>
        <w:rPr/>
        <w:t>"image": "census_574e9f9e-f8b4-41ef-bf19-89a9964fd9c7_10821",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ins w:id="118" w:author="Anonymous" w:date="2024-04-26T11:35:10Z">
        <w:r>
          <w:rPr/>
          <w:t>of</w:t>
        </w:r>
      </w:ins>
      <w:del w:id="119" w:author="Anonymous" w:date="2024-04-26T11:35:10Z">
        <w:r>
          <w:rPr/>
          <w:delText>a</w:delText>
        </w:r>
      </w:del>
      <w:r>
        <w:rPr/>
        <w:t xml:space="preserve"> dendritic cell</w:t>
      </w:r>
      <w:ins w:id="120" w:author="Anonymous" w:date="2024-04-26T11:35:15Z">
        <w:r>
          <w:rPr/>
          <w:t>s</w:t>
        </w:r>
      </w:ins>
      <w:r>
        <w:rPr/>
        <w:t xml:space="preserve"> derived from the prostate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on the dendritic cell</w:t>
      </w:r>
      <w:ins w:id="121" w:author="Anonymous" w:date="2024-04-26T11:35:20Z">
        <w:r>
          <w:rPr/>
          <w:t>s</w:t>
        </w:r>
      </w:ins>
      <w:r>
        <w:rPr/>
        <w:t>'s origin or function?"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indicates that th</w:t>
      </w:r>
      <w:ins w:id="122" w:author="Anonymous" w:date="2024-04-26T11:35:28Z">
        <w:r>
          <w:rPr/>
          <w:t>ese</w:t>
        </w:r>
      </w:ins>
      <w:del w:id="123" w:author="Anonymous" w:date="2024-04-26T11:35:28Z">
        <w:r>
          <w:rPr/>
          <w:delText>is</w:delText>
        </w:r>
      </w:del>
      <w:r>
        <w:rPr/>
        <w:t xml:space="preserve"> dendritic cell</w:t>
      </w:r>
      <w:ins w:id="124" w:author="Anonymous" w:date="2024-04-26T11:35:33Z">
        <w:r>
          <w:rPr/>
          <w:t>s</w:t>
        </w:r>
      </w:ins>
      <w:r>
        <w:rPr/>
        <w:t xml:space="preserve"> originate</w:t>
      </w:r>
      <w:del w:id="125" w:author="Anonymous" w:date="2024-04-26T11:35:36Z">
        <w:r>
          <w:rPr/>
          <w:delText>s</w:delText>
        </w:r>
      </w:del>
      <w:r>
        <w:rPr/>
        <w:t xml:space="preserve"> from the transition zone of the prostate. </w:t>
      </w:r>
      <w:ins w:id="126" w:author="Anonymous" w:date="2024-04-26T11:35:44Z">
        <w:r>
          <w:rPr/>
          <w:t>They</w:t>
        </w:r>
      </w:ins>
      <w:del w:id="127" w:author="Anonymous" w:date="2024-04-26T11:35:44Z">
        <w:r>
          <w:rPr/>
          <w:delText>It</w:delText>
        </w:r>
      </w:del>
      <w:r>
        <w:rPr/>
        <w:t xml:space="preserve"> exhibit</w:t>
      </w:r>
      <w:del w:id="128" w:author="Anonymous" w:date="2024-04-26T11:35:47Z">
        <w:r>
          <w:rPr/>
          <w:delText>s</w:delText>
        </w:r>
      </w:del>
      <w:r>
        <w:rPr/>
        <w:t xml:space="preserve"> characteristics associated with immune response, inflammation, and antigen presentation."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IL1B, G0S2, SAT1, CXCL8, CXCL3, HSPB1, NFKBIA, CXCL2, SRGN, EREG, BCL2A1, FTH1, DUSP2, NAMPT, HSP90AA1, FTL, CEBPB, SERPINB1, BIRC3, ATP1B3. These genes are involved in various processes such as inflammation, immune response, cell proliferation, stress response, and antigen presentation."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"census_218acb0f-9f2f-4f76-b90b-15a4b7c7f629_17483",</w:t>
      </w:r>
    </w:p>
    <w:p>
      <w:pPr>
        <w:pStyle w:val="LO-normal"/>
        <w:rPr/>
      </w:pPr>
      <w:r>
        <w:rPr/>
        <w:t xml:space="preserve">    </w:t>
      </w:r>
      <w:r>
        <w:rPr/>
        <w:t>"image": "census_218acb0f-9f2f-4f76-b90b-15a4b7c7f629_17483",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 cells does this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contain CD8-positive alpha-beta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molecular characteristics of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MT-CO1, MALAT1, MT-CO2, MT-CYB, MT-ND2, MT-CO3, MT-ND4, MT-ATP6, which indicate high metabolic activity in the mitochondria. Additionally, the presence of GZMK suggests cytotoxic potential in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T-cell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T-cell type is associated with immune system function, including T-cell development, activation, differentiation, and cytotoxic functions in various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"census_93131426-0124-4ab4-a013-9dfbcd99d467_5",</w:t>
      </w:r>
    </w:p>
    <w:p>
      <w:pPr>
        <w:pStyle w:val="LO-normal"/>
        <w:rPr/>
      </w:pPr>
      <w:r>
        <w:rPr/>
        <w:t xml:space="preserve">    </w:t>
      </w:r>
      <w:r>
        <w:rPr/>
        <w:t>"image": "census_93131426-0124-4ab4-a013-9dfbcd99d467_5",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neuron cells from the thalamic complex, specifically the Epithalamus (ETH)."</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"census_367b55f4-d543-49aa-90e8-4765fcb8c687_350",</w:t>
      </w:r>
    </w:p>
    <w:p>
      <w:pPr>
        <w:pStyle w:val="LO-normal"/>
        <w:rPr/>
      </w:pPr>
      <w:r>
        <w:rPr/>
        <w:t xml:space="preserve">    </w:t>
      </w:r>
      <w:r>
        <w:rPr/>
        <w:t>"image": "census_367b55f4-d543-49aa-90e8-4765fcb8c687_350",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on the type and nature of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endothelial cells originating from the thalamic complex in the brain (Thalamus, intralaminar nuclear complex, posterior group of intralaminar nuclei, centromedian and parafasicular nuclei). The provided data highlights vascular characteristics of these endothelial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particularly relevant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top expressed genes in this sample include ABCB1, PTPRG, GPCPD1, MFSD2A, ATP10A, FLT1, SLC7A5, A2M, DNM3, LRMDA, SPTBN1, DLEU2, ST6GALNAC3, BBS9, SGMS1, TSPAN5, BCAS3, ABCG2, LINC02147, RBMS3. These genes may contribute to various functions such as transport, </w:t>
      </w:r>
      <w:ins w:id="129" w:author="Anonymous" w:date="2024-04-26T11:36:51Z">
        <w:r>
          <w:rPr/>
          <w:t>signalling</w:t>
        </w:r>
      </w:ins>
      <w:del w:id="130" w:author="Anonymous" w:date="2024-04-26T11:36:51Z">
        <w:r>
          <w:rPr/>
          <w:delText>signaling</w:delText>
        </w:r>
      </w:del>
      <w:r>
        <w:rPr/>
        <w:t xml:space="preserve">, cytoskeleton </w:t>
      </w:r>
      <w:ins w:id="131" w:author="Anonymous" w:date="2024-04-26T11:36:56Z">
        <w:r>
          <w:rPr/>
          <w:t>organisation</w:t>
        </w:r>
      </w:ins>
      <w:del w:id="132" w:author="Anonymous" w:date="2024-04-26T11:36:56Z">
        <w:r>
          <w:rPr/>
          <w:delText>organization</w:delText>
        </w:r>
      </w:del>
      <w:r>
        <w:rPr/>
        <w:t>, and regulation."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"census_1b9d8702-5af8-4142-85ed-020eb06ec4f6_8335",</w:t>
      </w:r>
    </w:p>
    <w:p>
      <w:pPr>
        <w:pStyle w:val="LO-normal"/>
        <w:rPr/>
      </w:pPr>
      <w:r>
        <w:rPr/>
        <w:t xml:space="preserve">    </w:t>
      </w:r>
      <w:r>
        <w:rPr/>
        <w:t>"image": "census_1b9d8702-5af8-4142-85ed-020eb06ec4f6_8335",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w:t>
      </w:r>
      <w:ins w:id="133" w:author="Anonymous" w:date="2024-04-26T11:37:06Z">
        <w:r>
          <w:rPr/>
          <w:t>s</w:t>
        </w:r>
      </w:ins>
      <w:r>
        <w:rPr/>
        <w:t xml:space="preserve"> </w:t>
      </w:r>
      <w:ins w:id="134" w:author="Anonymous" w:date="2024-04-26T11:37:10Z">
        <w:r>
          <w:rPr/>
          <w:t>are in</w:t>
        </w:r>
      </w:ins>
      <w:del w:id="135" w:author="Anonymous" w:date="2024-04-26T11:37:10Z">
        <w:r>
          <w:rPr/>
          <w:delText>is</w:delText>
        </w:r>
      </w:del>
      <w:r>
        <w:rPr/>
        <w:t xml:space="preserve">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136" w:author="Anonymous" w:date="2024-04-26T11:37:32Z">
        <w:r>
          <w:rPr/>
          <w:delText>a</w:delText>
        </w:r>
      </w:del>
      <w:r>
        <w:rPr/>
        <w:t xml:space="preserve"> CD16-negative, CD56-bright natural killer (NK) cell</w:t>
      </w:r>
      <w:ins w:id="137" w:author="Anonymous" w:date="2024-04-26T11:37:36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characteristics or functions associated with this type of NK cell</w:t>
      </w:r>
      <w:ins w:id="138" w:author="Anonymous" w:date="2024-04-26T11:37:43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"CD56-bright NK cells exhibit high cytotoxicity against tumor cells and virally infected cells. They also produce various cytokines such as IFN-gamma, GM-CSF, TNF-alpha, and IL-10, which can modulate the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"census_1b9d8702-5af8-4142-85ed-020eb06ec4f6_21492",</w:t>
      </w:r>
    </w:p>
    <w:p>
      <w:pPr>
        <w:pStyle w:val="LO-normal"/>
        <w:rPr/>
      </w:pPr>
      <w:r>
        <w:rPr/>
        <w:t xml:space="preserve">    </w:t>
      </w:r>
      <w:r>
        <w:rPr/>
        <w:t>"image": "census_1b9d8702-5af8-4142-85ed-020eb06ec4f6_21492",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w:t>
      </w:r>
      <w:commentRangeStart w:id="19"/>
      <w:r>
        <w:rPr/>
        <w:t>hat type of cell</w:t>
      </w:r>
      <w:ins w:id="139" w:author="Anonymous" w:date="2024-04-26T11:38:49Z">
        <w:r>
          <w:rPr/>
          <w:t>s</w:t>
        </w:r>
      </w:ins>
      <w:r>
        <w:rPr/>
        <w:t xml:space="preserve"> does this sample represent?</w:t>
      </w:r>
      <w:r>
        <w:rPr/>
      </w:r>
      <w:commentRangeEnd w:id="19"/>
      <w:r>
        <w:commentReference w:id="19"/>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a CD16-negative, CD56-bright natural killer (NK)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associated with this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active pathways in this NK cell correspond to immune response, such as antigen presentation, cytokine production, cytotoxicity, and proliferation."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genes are particularly expressed in </w:t>
      </w:r>
      <w:ins w:id="140" w:author="Anonymous" w:date="2024-04-26T11:38:15Z">
        <w:r>
          <w:rPr/>
          <w:t>these</w:t>
        </w:r>
      </w:ins>
      <w:del w:id="141" w:author="Anonymous" w:date="2024-04-26T11:38:15Z">
        <w:r>
          <w:rPr/>
          <w:delText>this</w:delText>
        </w:r>
      </w:del>
      <w:r>
        <w:rPr/>
        <w:t xml:space="preserve"> NK cell</w:t>
      </w:r>
      <w:ins w:id="142" w:author="Anonymous" w:date="2024-04-26T11:38:11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w:t>
      </w:r>
      <w:ins w:id="143" w:author="Anonymous" w:date="2024-04-26T11:38:20Z">
        <w:r>
          <w:rPr/>
          <w:t>ese</w:t>
        </w:r>
      </w:ins>
      <w:del w:id="144" w:author="Anonymous" w:date="2024-04-26T11:38:20Z">
        <w:r>
          <w:rPr/>
          <w:delText>is</w:delText>
        </w:r>
      </w:del>
      <w:r>
        <w:rPr/>
        <w:t xml:space="preserve"> NK cell</w:t>
      </w:r>
      <w:ins w:id="145" w:author="Anonymous" w:date="2024-04-26T11:38:26Z">
        <w:r>
          <w:rPr/>
          <w:t>s</w:t>
        </w:r>
      </w:ins>
      <w:r>
        <w:rPr/>
        <w:t xml:space="preserve"> include GNLY, NKG7, GZMB, XCL1, CTSW, SRGN, CXCR4, JAK1, KLRD1, CD247, and IFITM2. These genes are related to cytotoxicity, cytokine signaling, adhesion, migration, and regulation of the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"census_2672b679-8048-4f5e-9786-f1b196ccfd08_75",</w:t>
      </w:r>
    </w:p>
    <w:p>
      <w:pPr>
        <w:pStyle w:val="LO-normal"/>
        <w:rPr/>
      </w:pPr>
      <w:r>
        <w:rPr/>
        <w:t xml:space="preserve">    </w:t>
      </w:r>
      <w:r>
        <w:rPr/>
        <w:t>"image": "census_2672b679-8048-4f5e-9786-f1b196ccfd08_75",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t>
      </w:r>
      <w:commentRangeStart w:id="20"/>
      <w:r>
        <w:rPr/>
        <w:t>What type of cells does this sample represent?</w:t>
      </w:r>
      <w:r>
        <w:rPr/>
      </w:r>
      <w:commentRangeEnd w:id="20"/>
      <w:r>
        <w:commentReference w:id="20"/>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pneumocyte cells from the lung parenchyma."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points towards lung-specific pathways such as type II pneumocyte activity (SFTPC, SFTPA1, SFTPA2, SFTPB), surfactant production (SFTPD), and lung injury response (SLPI, NAPSA)."</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"census_1b9d8702-5af8-4142-85ed-020eb06ec4f6_12381",</w:t>
      </w:r>
    </w:p>
    <w:p>
      <w:pPr>
        <w:pStyle w:val="LO-normal"/>
        <w:rPr/>
      </w:pPr>
      <w:r>
        <w:rPr/>
        <w:t xml:space="preserve">    </w:t>
      </w:r>
      <w:r>
        <w:rPr/>
        <w:t>"image": "census_1b9d8702-5af8-4142-85ed-020eb06ec4f6_12381",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 cells are present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effector memory CD4-positive alpha-beta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shows high expression in genes related to T-cell activation (CD69), inflammation (TNFAIP3), transcription factors (FOS, JUND), and redox homeostasis (TXNIP). Additionally, there's evidence for the regulation of apoptosis (PPP1R15A) and protein synthesis (EEF1A1). Overall, the gene expression profile aligns with the expected functions of effector memory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"census_2872f4b0-b171-46e2-abc6-befcf6de6306_247",</w:t>
      </w:r>
    </w:p>
    <w:p>
      <w:pPr>
        <w:pStyle w:val="LO-normal"/>
        <w:rPr/>
      </w:pPr>
      <w:r>
        <w:rPr/>
        <w:t xml:space="preserve">    </w:t>
      </w:r>
      <w:r>
        <w:rPr/>
        <w:t>"image": "census_2872f4b0-b171-46e2-abc6-befcf6de6306_247",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sample consist of?"</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memory B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nature of these memory B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memory B cells show characteristics associated with immune response, including antigen presentation (CD74), B-cell receptor signaling (MS4A1), cytoskeletal reorganization (MARCKSL1), and regulation of T-cell activation (CD83)."</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"census_1b9d8702-5af8-4142-85ed-020eb06ec4f6_1074",</w:t>
      </w:r>
    </w:p>
    <w:p>
      <w:pPr>
        <w:pStyle w:val="LO-normal"/>
        <w:rPr/>
      </w:pPr>
      <w:r>
        <w:rPr/>
        <w:t xml:space="preserve">    </w:t>
      </w:r>
      <w:r>
        <w:rPr/>
        <w:t>"image": "census_1b9d8702-5af8-4142-85ed-020eb06ec4f6_1074",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present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non-classical monocytes and erythrophagocytic macrophages."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functions or pathways associated with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cells are associated with various immune responses, such as myeloid dendritic cells in the thymus and spleen, monocytes in the blood, intermediate monocytes in the lung and lymph node, as well as macrophages in the liver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"Which genes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"Some top expressed genes in this sample include FTL, IFI30, PSAP, HMOX1, MT-ND4L, MT-ATP8, CTSD, GLUL, FTH1, CTSS, CD68, TYROBP, FCGRT, MT-CO2, FCER1G, MT-ND3, S100A8, CD63, NPC2, and CST3. These genes are involved in various functions such as iron metabolism, antigen presentation, inflammation, and phagocytosis."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"census_7970bd6b-f752-47a9-8643-2af16855ec49_2364",</w:t>
      </w:r>
    </w:p>
    <w:p>
      <w:pPr>
        <w:pStyle w:val="LO-normal"/>
        <w:rPr/>
      </w:pPr>
      <w:r>
        <w:rPr/>
        <w:t xml:space="preserve">    </w:t>
      </w:r>
      <w:r>
        <w:rPr/>
        <w:t>"image": "census_7970bd6b-f752-47a9-8643-2af16855ec49_2364",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can you tell me about the type of cell</w:t>
      </w:r>
      <w:ins w:id="146" w:author="Anonymous" w:date="2024-04-26T11:41:24Z">
        <w:r>
          <w:rPr/>
          <w:t>s</w:t>
        </w:r>
      </w:ins>
      <w:r>
        <w:rPr/>
        <w:t xml:space="preser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w:t>
      </w:r>
      <w:ins w:id="147" w:author="Anonymous" w:date="2024-04-26T11:41:36Z">
        <w:r>
          <w:rPr/>
          <w:t xml:space="preserve">have </w:t>
        </w:r>
      </w:ins>
      <w:del w:id="148" w:author="Anonymous" w:date="2024-04-26T11:41:36Z">
        <w:r>
          <w:rPr/>
          <w:delText>be a</w:delText>
        </w:r>
      </w:del>
      <w:r>
        <w:rPr/>
        <w:t xml:space="preserve"> memory B cell</w:t>
      </w:r>
      <w:ins w:id="149" w:author="Anonymous" w:date="2024-04-26T11:41:40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the key characteristics of this type of cell</w:t>
      </w:r>
      <w:ins w:id="150" w:author="Anonymous" w:date="2024-04-26T11:41:45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"Memory B cells are crucial components of the adaptive immune system that provide long-term immunity by recognizing and responding to previously encountered pathogens."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can you tell me about the </w:t>
      </w:r>
      <w:ins w:id="151" w:author="Anonymous" w:date="2024-04-26T11:41:51Z">
        <w:r>
          <w:rPr/>
          <w:t>signalling</w:t>
        </w:r>
      </w:ins>
      <w:del w:id="152" w:author="Anonymous" w:date="2024-04-26T11:41:51Z">
        <w:r>
          <w:rPr/>
          <w:delText>signaling</w:delText>
        </w:r>
      </w:del>
      <w:r>
        <w:rPr/>
        <w:t xml:space="preserve"> pathways or functions associated with th</w:t>
      </w:r>
      <w:ins w:id="153" w:author="Anonymous" w:date="2024-04-26T11:41:55Z">
        <w:r>
          <w:rPr/>
          <w:t>ese</w:t>
        </w:r>
      </w:ins>
      <w:del w:id="154" w:author="Anonymous" w:date="2024-04-26T11:41:55Z">
        <w:r>
          <w:rPr/>
          <w:delText>is</w:delText>
        </w:r>
      </w:del>
      <w:r>
        <w:rPr/>
        <w:t xml:space="preserve"> cell</w:t>
      </w:r>
      <w:ins w:id="155" w:author="Anonymous" w:date="2024-04-26T11:41:59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memory B cell</w:t>
      </w:r>
      <w:ins w:id="156" w:author="Anonymous" w:date="2024-04-26T11:42:03Z">
        <w:r>
          <w:rPr/>
          <w:t>s</w:t>
        </w:r>
      </w:ins>
      <w:r>
        <w:rPr/>
        <w:t xml:space="preserve"> shows signatures associated with B cell development, activation, and differentiation into antibody-secreting plasma cells or memory B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CD74, MS4A1 (CD20), LAPTM5, STAT1, EEF1A1, RPL28, RPL41, RPL10, SYNGR2, RPL39, RPS12, TRIM22, HLA-DRB5, RPLP1, RPS21, RPS15A, RPL32, TXNIP, RPL19, RPS23 - which point to immune response, protein synthesis, stress response, and regulation."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"census_7970bd6b-f752-47a9-8643-2af16855ec49_927",</w:t>
      </w:r>
    </w:p>
    <w:p>
      <w:pPr>
        <w:pStyle w:val="LO-normal"/>
        <w:rPr/>
      </w:pPr>
      <w:r>
        <w:rPr/>
        <w:t xml:space="preserve">    </w:t>
      </w:r>
      <w:r>
        <w:rPr/>
        <w:t>"image": "census_7970bd6b-f752-47a9-8643-2af16855ec49_927",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B cells are present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plasmablast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plasmablast cells' characteristics?"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"Based on the provided information, the plasmablast cells have undergone affinity maturation and express IGH + IGK chains. </w:t>
      </w:r>
      <w:del w:id="157" w:author="Anonymous" w:date="2024-04-26T11:42:51Z">
        <w:r>
          <w:rPr/>
          <w:delText>The IGH gene has specific characteristics such as IGH_FUNCTIONAL set to TRUE, IGH_IN_FRAME set to TRUE, and IGH_JUNCTION_LENGTH of 33 nucleotides. The IGK gene has specific characteristics such as IGK_C_Gene IGKC, IGK_FullLength 2, IGK_Productive 2, IGK_UMIS 28, and IGK_VDJ_Gene IGKV3-20 None IGKJ1.</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these plasmablast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plasmablast cells are associated with immune system function, particularly B cell development and activation."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highly expressed in this plasmablast</w:t>
      </w:r>
      <w:ins w:id="158" w:author="Anonymous" w:date="2024-04-26T11:43:10Z">
        <w:r>
          <w:rPr/>
          <w:t>’s</w:t>
        </w:r>
      </w:ins>
      <w:r>
        <w:rPr/>
        <w:t xml:space="preserve"> cell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"CD74, TXNIP, JUN, CD37, TSC22D3, CD79A, CXCR4, CD69, RPL41, MS4A1, EEF1A1, RPL39, PTMA, RPS12, RPS4X, ZFP36, RPL30, RPS27, CYBA, RAC2 are among the top expressed genes in this plasmablast</w:t>
      </w:r>
      <w:ins w:id="159" w:author="Anonymous" w:date="2024-04-26T11:43:17Z">
        <w:r>
          <w:rPr/>
          <w:t>’s</w:t>
        </w:r>
      </w:ins>
      <w:r>
        <w:rPr/>
        <w:t xml:space="preserve"> cell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"census_f32c2c13-bb1a-4ffd-a457-60b64ecfa4cb_94",</w:t>
      </w:r>
    </w:p>
    <w:p>
      <w:pPr>
        <w:pStyle w:val="LO-normal"/>
        <w:rPr/>
      </w:pPr>
      <w:r>
        <w:rPr/>
        <w:t xml:space="preserve">    </w:t>
      </w:r>
      <w:r>
        <w:rPr/>
        <w:t>"image": "census_f32c2c13-bb1a-4ffd-a457-60b64ecfa4cb_94",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type of cells </w:t>
      </w:r>
      <w:ins w:id="160" w:author="Anonymous" w:date="2024-04-26T11:43:40Z">
        <w:r>
          <w:rPr/>
          <w:t>are present in this sample</w:t>
        </w:r>
      </w:ins>
      <w:del w:id="161" w:author="Anonymous" w:date="2024-04-26T11:43:38Z">
        <w:r>
          <w:rPr/>
          <w:delText>does this sample represen</w:delText>
        </w:r>
      </w:del>
      <w:r>
        <w:rPr/>
        <w:t>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w:t>
      </w:r>
      <w:ins w:id="162" w:author="Anonymous" w:date="2024-04-26T11:43:58Z">
        <w:r>
          <w:rPr/>
          <w:t>contains</w:t>
        </w:r>
      </w:ins>
      <w:del w:id="163" w:author="Anonymous" w:date="2024-04-26T11:43:58Z">
        <w:r>
          <w:rPr/>
          <w:delText xml:space="preserve">represents </w:delText>
        </w:r>
      </w:del>
      <w:r>
        <w:rPr/>
        <w:t>astrocytes from the cerebral cortex of a</w:t>
      </w:r>
      <w:del w:id="164" w:author="Anonymous" w:date="2024-04-26T11:44:15Z">
        <w:r>
          <w:rPr/>
          <w:delText xml:space="preserve"> 60-year-old female</w:delText>
        </w:r>
      </w:del>
      <w:r>
        <w:rPr/>
        <w:t>, specifically from the precentral gyrus (PrCG) or primary motor cortex (M1C)."</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active pathways in this sample include neurodevelopmental processes such as axon guidance, synaptic regulation, and neuronal differentiation. This aligns with the astrocyte's role in supporting neuronal function."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"census_218acb0f-9f2f-4f76-b90b-15a4b7c7f629_38697",</w:t>
      </w:r>
    </w:p>
    <w:p>
      <w:pPr>
        <w:pStyle w:val="LO-normal"/>
        <w:rPr/>
      </w:pPr>
      <w:r>
        <w:rPr/>
        <w:t xml:space="preserve">    </w:t>
      </w:r>
      <w:r>
        <w:rPr/>
        <w:t>"image": "census_218acb0f-9f2f-4f76-b90b-15a4b7c7f629_38697",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blood cells does this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blood sample contains natural killer (NK)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NK cells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NK cells in this sample exhibit transcriptomic patterns associated with various immune functions and tissue distributions."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"census_574e9f9e-f8b4-41ef-bf19-89a9964fd9c7_5978",</w:t>
      </w:r>
    </w:p>
    <w:p>
      <w:pPr>
        <w:pStyle w:val="LO-normal"/>
        <w:rPr/>
      </w:pPr>
      <w:r>
        <w:rPr/>
        <w:t xml:space="preserve">    </w:t>
      </w:r>
      <w:r>
        <w:rPr/>
        <w:t>"image": "census_574e9f9e-f8b4-41ef-bf19-89a9964fd9c7_5978",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t>
      </w:r>
      <w:ins w:id="165" w:author="Anonymous" w:date="2024-04-26T11:45:37Z">
        <w:r>
          <w:rPr/>
          <w:t>What type of cells are present in this sample</w:t>
        </w:r>
      </w:ins>
      <w:del w:id="166" w:author="Anonymous" w:date="2024-04-26T11:45:37Z">
        <w:r>
          <w:rPr/>
          <w:delText>What type of cell does this sample represent</w:delText>
        </w:r>
      </w:del>
      <w:r>
        <w:rPr/>
        <w: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derived from the prostate gland, specifically from the microvascular endothelium."</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"census_64f4ad90-a422-400a-944d-4ce0f39594a7_610",</w:t>
      </w:r>
    </w:p>
    <w:p>
      <w:pPr>
        <w:pStyle w:val="LO-normal"/>
        <w:rPr/>
      </w:pPr>
      <w:r>
        <w:rPr/>
        <w:t xml:space="preserve">    </w:t>
      </w:r>
      <w:r>
        <w:rPr/>
        <w:t>"image": "census_64f4ad90-a422-400a-944d-4ce0f39594a7_610",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present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fibroblast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"Where were these fibroblast cells obtained from?"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fibroblasts were derived from the pons tissue in the brainstem, specifically from the Pons (Pn) - Pontine Nucleus - PN dissection."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cell's functional or biological state?"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provided information does not contain specific insights on the functional or biological state of the fibroblast cells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"census_7970bd6b-f752-47a9-8643-2af16855ec49_12843",</w:t>
      </w:r>
    </w:p>
    <w:p>
      <w:pPr>
        <w:pStyle w:val="LO-normal"/>
        <w:rPr/>
      </w:pPr>
      <w:r>
        <w:rPr/>
        <w:t xml:space="preserve">    </w:t>
      </w:r>
      <w:r>
        <w:rPr/>
        <w:t>"image": "census_7970bd6b-f752-47a9-8643-2af16855ec49_12843",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"Could you describe the nature of the provided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provided sample appears to be </w:t>
      </w:r>
      <w:del w:id="167" w:author="Anonymous" w:date="2024-04-26T11:47:09Z">
        <w:r>
          <w:rPr/>
          <w:delText xml:space="preserve">a </w:delText>
        </w:r>
      </w:del>
      <w:r>
        <w:rPr/>
        <w:t>memory B cell</w:t>
      </w:r>
      <w:ins w:id="168" w:author="Anonymous" w:date="2024-04-26T11:47:14Z">
        <w:r>
          <w:rPr/>
          <w:t>s</w:t>
        </w:r>
      </w:ins>
      <w:r>
        <w:rPr/>
        <w:t xml:space="preserve"> derived from the tonsil tissue of a male individual."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memory B cell</w:t>
      </w:r>
      <w:ins w:id="169" w:author="Anonymous" w:date="2024-04-26T11:47:18Z">
        <w:r>
          <w:rPr/>
          <w:t>s</w:t>
        </w:r>
      </w:ins>
      <w:r>
        <w:rPr/>
        <w:t>'s characteristics?"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"Memory B cells are crucial for long-term immunity by recognizing previously encountered pathogens. They express immunoglobulin genes, including IGH and IGK chains, as indicated in the given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w:t>
      </w:r>
      <w:ins w:id="170" w:author="Anonymous" w:date="2024-04-26T11:47:28Z">
        <w:r>
          <w:rPr/>
          <w:t>ese</w:t>
        </w:r>
      </w:ins>
      <w:del w:id="171" w:author="Anonymous" w:date="2024-04-26T11:47:28Z">
        <w:r>
          <w:rPr/>
          <w:delText>is</w:delText>
        </w:r>
      </w:del>
      <w:r>
        <w:rPr/>
        <w:t xml:space="preserve"> memory B </w:t>
      </w:r>
      <w:ins w:id="172" w:author="Anonymous" w:date="2024-04-26T11:47:33Z">
        <w:r>
          <w:rPr/>
          <w:t>cells</w:t>
        </w:r>
      </w:ins>
      <w:del w:id="173" w:author="Anonymous" w:date="2024-04-26T11:47:33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shows signatures associated with B cell development, activation, and differentiation in various tissues such as lymph nodes, bone marrow, tonsils, salivary glands, kidney, bladder, intestine, vasculature, and thymus."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"census_7f08cbcc-5790-4576-8478-10e9a999b316_64",</w:t>
      </w:r>
    </w:p>
    <w:p>
      <w:pPr>
        <w:pStyle w:val="LO-normal"/>
        <w:rPr/>
      </w:pPr>
      <w:r>
        <w:rPr/>
        <w:t xml:space="preserve">    </w:t>
      </w:r>
      <w:r>
        <w:rPr/>
        <w:t>"image": "census_7f08cbcc-5790-4576-8478-10e9a999b316_64",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"&lt;image&gt;\nCould you describe the nature of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endothelial cells from lymphatic vessels in the breast tissue of a mature female."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transcriptomic profile of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sample's transcriptomic profile includes high expression levels of genes associated with endothelial cell function, such as EFNA5, EMP1, PPFIBP1, TSHZ2, AKAP12, and PTPRE. The data also suggests that these cells are actively involved in angiogenesis and vascular </w:t>
      </w:r>
      <w:ins w:id="174" w:author="Anonymous" w:date="2024-04-26T11:47:58Z">
        <w:r>
          <w:rPr/>
          <w:t>signalling</w:t>
        </w:r>
      </w:ins>
      <w:del w:id="175" w:author="Anonymous" w:date="2024-04-26T11:47:58Z">
        <w:r>
          <w:rPr/>
          <w:delText>signaling</w:delText>
        </w:r>
      </w:del>
      <w:r>
        <w:rPr/>
        <w:t xml:space="preserve"> processes."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"census_d567b692-c374-4628-a508-8008f6778f22_5436",</w:t>
      </w:r>
    </w:p>
    <w:p>
      <w:pPr>
        <w:pStyle w:val="LO-normal"/>
        <w:rPr/>
      </w:pPr>
      <w:r>
        <w:rPr/>
        <w:t xml:space="preserve">    </w:t>
      </w:r>
      <w:r>
        <w:rPr/>
        <w:t>"image": "census_d567b692-c374-4628-a508-8008f6778f22_5436",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kind of cell does this sample</w:t>
      </w:r>
      <w:ins w:id="176" w:author="Anonymous" w:date="2024-04-26T11:48:07Z">
        <w:r>
          <w:rPr/>
          <w:t>contain</w:t>
        </w:r>
      </w:ins>
      <w:del w:id="177" w:author="Anonymous" w:date="2024-04-26T11:48:07Z">
        <w:r>
          <w:rPr/>
          <w:delText xml:space="preserve"> represent</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w:t>
      </w:r>
      <w:ins w:id="178" w:author="Anonymous" w:date="2024-04-26T11:48:16Z">
        <w:r>
          <w:rPr/>
          <w:t>contain</w:t>
        </w:r>
      </w:ins>
      <w:del w:id="179" w:author="Anonymous" w:date="2024-04-26T11:48:16Z">
        <w:r>
          <w:rPr/>
          <w:delText>represent</w:delText>
        </w:r>
      </w:del>
      <w:r>
        <w:rPr/>
        <w:t>s a nucleus from a fat cell</w:t>
      </w:r>
      <w:ins w:id="180" w:author="Anonymous" w:date="2024-04-26T11:48:22Z">
        <w:r>
          <w:rPr/>
          <w:t>s</w:t>
        </w:r>
      </w:ins>
      <w:r>
        <w:rPr/>
        <w:t xml:space="preserve"> (adipocyte) derived from the sinoatrial node (SAN) region."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can you tell me about the state or nature of </w:t>
      </w:r>
      <w:ins w:id="181" w:author="Anonymous" w:date="2024-04-26T11:48:30Z">
        <w:r>
          <w:rPr/>
          <w:t>these</w:t>
        </w:r>
      </w:ins>
      <w:del w:id="182" w:author="Anonymous" w:date="2024-04-26T11:48:30Z">
        <w:r>
          <w:rPr/>
          <w:delText>this</w:delText>
        </w:r>
      </w:del>
      <w:r>
        <w:rPr/>
        <w:t xml:space="preserve"> fat cell</w:t>
      </w:r>
      <w:ins w:id="183" w:author="Anonymous" w:date="2024-04-26T11:48:27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provided information, it seems that this adipocyte</w:t>
      </w:r>
      <w:ins w:id="184" w:author="Anonymous" w:date="2024-04-26T11:48:41Z">
        <w:r>
          <w:rPr/>
          <w:t>s</w:t>
        </w:r>
      </w:ins>
      <w:r>
        <w:rPr/>
        <w:t xml:space="preserve"> has been flushed and obtained from a donor after circulatory death (DCD). Additionally, the gene expression data suggests that th</w:t>
      </w:r>
      <w:ins w:id="185" w:author="Anonymous" w:date="2024-04-26T11:48:44Z">
        <w:r>
          <w:rPr/>
          <w:t>ese</w:t>
        </w:r>
      </w:ins>
      <w:del w:id="186" w:author="Anonymous" w:date="2024-04-26T11:48:44Z">
        <w:r>
          <w:rPr/>
          <w:delText>is</w:delText>
        </w:r>
      </w:del>
      <w:r>
        <w:rPr/>
        <w:t xml:space="preserve"> adipocyte</w:t>
      </w:r>
      <w:ins w:id="187" w:author="Anonymous" w:date="2024-04-26T11:48:49Z">
        <w:r>
          <w:rPr/>
          <w:t>s</w:t>
        </w:r>
      </w:ins>
      <w:r>
        <w:rPr/>
        <w:t xml:space="preserve"> may be involved in energy metabolism processes."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"census_1b9d8702-5af8-4142-85ed-020eb06ec4f6_5787",</w:t>
      </w:r>
    </w:p>
    <w:p>
      <w:pPr>
        <w:pStyle w:val="LO-normal"/>
        <w:rPr/>
      </w:pPr>
      <w:r>
        <w:rPr/>
        <w:t xml:space="preserve">    </w:t>
      </w:r>
      <w:r>
        <w:rPr/>
        <w:t>"image": "census_1b9d8702-5af8-4142-85ed-020eb06ec4f6_5787",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"&lt;image&gt;\nWhat type of cells does this sample </w:t>
      </w:r>
      <w:ins w:id="188" w:author="Anonymous" w:date="2024-04-26T11:48:55Z">
        <w:r>
          <w:rPr/>
          <w:t>contain</w:t>
        </w:r>
      </w:ins>
      <w:del w:id="189" w:author="Anonymous" w:date="2024-04-26T11:48:55Z">
        <w:r>
          <w:rPr/>
          <w:delText>represent</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comprises group 3 innate lymphoid cells (ILC3) identified as hematopoietic stem cells (HSCs) or multipotent progenitors (MPPs)."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"census_2872f4b0-b171-46e2-abc6-befcf6de6306_2065",</w:t>
      </w:r>
    </w:p>
    <w:p>
      <w:pPr>
        <w:pStyle w:val="LO-normal"/>
        <w:rPr/>
      </w:pPr>
      <w:r>
        <w:rPr/>
        <w:t xml:space="preserve">    </w:t>
      </w:r>
      <w:r>
        <w:rPr/>
        <w:t>"image": "census_2872f4b0-b171-46e2-abc6-befcf6de6306_2065",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regulatory T cells (Tregs), which play a crucial role in regulating immune responses by suppressing the activity of other immune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origin or tissue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Tregs were taken from the mesenteric lymph node."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any information on the transcriptomic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MT-ATP8, PNRC1, IL32, IFITM1, JUNB, MT-ND4L, C12orf57, RPS10, PLCG2, CD69, TRAV29DV5, MT-ND3, KLF6, S100A4, RPS27, EEF1A1, RPLP1, RPL6, RPS21, RPS12. These genes can be involved in various processes like mitochondrial function, immunity, inflammation, and transcriptional regulation."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"census_fd072bc3-2dfb-46f8-b4e3-467cb3223182_4970",</w:t>
      </w:r>
    </w:p>
    <w:p>
      <w:pPr>
        <w:pStyle w:val="LO-normal"/>
        <w:rPr/>
      </w:pPr>
      <w:r>
        <w:rPr/>
        <w:t xml:space="preserve">    </w:t>
      </w:r>
      <w:r>
        <w:rPr/>
        <w:t>"image": "census_fd072bc3-2dfb-46f8-b4e3-467cb3223182_4970",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kind of cell type does this sample </w:t>
      </w:r>
      <w:ins w:id="190" w:author="Anonymous" w:date="2024-04-26T11:49:32Z">
        <w:r>
          <w:rPr/>
          <w:t>contain</w:t>
        </w:r>
      </w:ins>
      <w:del w:id="191" w:author="Anonymous" w:date="2024-04-26T11:49:32Z">
        <w:r>
          <w:rPr/>
          <w:delText>represent</w:delText>
        </w:r>
      </w:del>
      <w:r>
        <w:rPr/>
        <w: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a native lymphoid-macrophage doublet cell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origin or tissue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cell type originates from skin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the most highly expressed genes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highly expressed genes include CXCL8, SPP1, CCL3L3, FTL, RNASE1, NFKBIA, CST3, HSPB1, IL1B, RPS29, FTH1, TMSB4X, RPL27A, RPS27, SELENOP, HSP90AA1, DNAJB1, RPL39, SRGN, TYROBP."</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specific functional pathways or gene</w:t>
      </w:r>
      <w:ins w:id="192" w:author="Anonymous" w:date="2024-04-26T11:50:21Z">
        <w:r>
          <w:rPr/>
          <w:t>s</w:t>
        </w:r>
      </w:ins>
      <w:r>
        <w:rPr/>
        <w:t xml:space="preserve"> </w:t>
      </w:r>
      <w:del w:id="193" w:author="Anonymous" w:date="2024-04-26T11:50:24Z">
        <w:r>
          <w:rPr/>
          <w:delText xml:space="preserve">ontologies </w:delText>
        </w:r>
      </w:del>
      <w:r>
        <w:rPr/>
        <w:t>associated with this cell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cell type is associated with various pathways </w:t>
      </w:r>
      <w:ins w:id="194" w:author="Anonymous" w:date="2024-04-26T11:50:31Z">
        <w:r>
          <w:rPr/>
          <w:t>and</w:t>
        </w:r>
      </w:ins>
      <w:del w:id="195" w:author="Anonymous" w:date="2024-04-26T11:50:31Z">
        <w:r>
          <w:rPr/>
          <w:delText>or</w:delText>
        </w:r>
      </w:del>
      <w:r>
        <w:rPr/>
        <w:t xml:space="preserve"> functions such as immune response, inflammation, and hematopoiesis."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"census_218acb0f-9f2f-4f76-b90b-15a4b7c7f629_36316",</w:t>
      </w:r>
    </w:p>
    <w:p>
      <w:pPr>
        <w:pStyle w:val="LO-normal"/>
        <w:rPr/>
      </w:pPr>
      <w:r>
        <w:rPr/>
        <w:t xml:space="preserve">    </w:t>
      </w:r>
      <w:r>
        <w:rPr/>
        <w:t>"image": "census_218acb0f-9f2f-4f76-b90b-15a4b7c7f629_36316",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make up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primarily of proliferating lymphocytes."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lymphocytes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lymphocytes in this sample display signatures associated with immune system function, including various T-cell subsets, B-cells, dendritic cells, myeloid progenitors, as well as some innate immune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specific pathways or functions that stand out for these lymphocytes?"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"Yes, there are several pathways that stand out in these lymphocytes. They include T-cell development, activation, proliferation, and differentiation, as well as B-cell development and activation. Additionally, there is evidence of myeloid dendritic cell function and hematopoietic stem cell signatures."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"census_d8da613f-e681-4c69-b463-e94f5e66847f_1138",</w:t>
      </w:r>
    </w:p>
    <w:p>
      <w:pPr>
        <w:pStyle w:val="LO-normal"/>
        <w:rPr/>
      </w:pPr>
      <w:r>
        <w:rPr/>
        <w:t xml:space="preserve">    </w:t>
      </w:r>
      <w:r>
        <w:rPr/>
        <w:t>"image": "census_d8da613f-e681-4c69-b463-e94f5e66847f_1138",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type of cell does the sample </w:t>
      </w:r>
      <w:ins w:id="196" w:author="Anonymous" w:date="2024-04-26T11:51:09Z">
        <w:r>
          <w:rPr/>
          <w:t>contain</w:t>
        </w:r>
      </w:ins>
      <w:del w:id="197" w:author="Anonymous" w:date="2024-04-26T11:51:09Z">
        <w:r>
          <w:rPr/>
          <w:delText>represent</w:delText>
        </w:r>
      </w:del>
      <w:r>
        <w:rPr/>
        <w: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sample </w:t>
      </w:r>
      <w:ins w:id="198" w:author="Anonymous" w:date="2024-04-26T11:51:17Z">
        <w:r>
          <w:rPr/>
          <w:t>contain</w:t>
        </w:r>
      </w:ins>
      <w:del w:id="199" w:author="Anonymous" w:date="2024-04-26T11:51:17Z">
        <w:r>
          <w:rPr/>
          <w:delText>represent</w:delText>
        </w:r>
      </w:del>
      <w:r>
        <w:rPr/>
        <w:t xml:space="preserve">s </w:t>
      </w:r>
      <w:del w:id="200" w:author="Anonymous" w:date="2024-04-26T11:51:22Z">
        <w:r>
          <w:rPr/>
          <w:delText>an</w:delText>
        </w:r>
      </w:del>
      <w:r>
        <w:rPr/>
        <w:t xml:space="preserve"> epithelial cell</w:t>
      </w:r>
      <w:ins w:id="201" w:author="Anonymous" w:date="2024-04-26T11:51:26Z">
        <w:r>
          <w:rPr/>
          <w:t>s</w:t>
        </w:r>
      </w:ins>
      <w:r>
        <w:rPr/>
        <w:t xml:space="preserve"> from the lung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additional features can you tell me about the epithelial cell</w:t>
      </w:r>
      <w:ins w:id="202" w:author="Anonymous" w:date="2024-04-26T11:51:31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epithelial cell</w:t>
      </w:r>
      <w:ins w:id="203" w:author="Anonymous" w:date="2024-04-26T11:51:38Z">
        <w:r>
          <w:rPr/>
          <w:t>s</w:t>
        </w:r>
      </w:ins>
      <w:r>
        <w:rPr/>
        <w:t xml:space="preserve"> appears to be ECM-high (extracellular matrix-high), meaning </w:t>
      </w:r>
      <w:ins w:id="204" w:author="Anonymous" w:date="2024-04-26T11:51:48Z">
        <w:r>
          <w:rPr/>
          <w:t>they</w:t>
        </w:r>
      </w:ins>
      <w:del w:id="205" w:author="Anonymous" w:date="2024-04-26T11:51:48Z">
        <w:r>
          <w:rPr/>
          <w:delText>it</w:delText>
        </w:r>
      </w:del>
      <w:r>
        <w:rPr/>
        <w:t xml:space="preserve"> </w:t>
      </w:r>
      <w:ins w:id="206" w:author="Anonymous" w:date="2024-04-26T11:51:52Z">
        <w:r>
          <w:rPr/>
          <w:t>have</w:t>
        </w:r>
      </w:ins>
      <w:del w:id="207" w:author="Anonymous" w:date="2024-04-26T11:51:52Z">
        <w:r>
          <w:rPr/>
          <w:delText>has</w:delText>
        </w:r>
      </w:del>
      <w:r>
        <w:rPr/>
        <w:t xml:space="preserve"> an increased expression of genes related to the ECM."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does the transcriptomic profile indicate for the cell</w:t>
      </w:r>
      <w:ins w:id="208" w:author="Anonymous" w:date="2024-04-26T11:52:01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NEAT1, SFTPB, NEDD4L, EMP2, PRKG1, NTM, LRMDA, ITGA2, TIMP3, ATP13A4, NEBL, EVI5, PARD3, MACF1, DST, MBNL1, MAGI2, ALCAM, LARP4B, GPRC5A. These genes appear to be involved in various processes such as transcriptional regulation, adhesion, ECM organization, and intracellular signaling."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"census_d8da613f-e681-4c69-b463-e94f5e66847f_977",</w:t>
      </w:r>
    </w:p>
    <w:p>
      <w:pPr>
        <w:pStyle w:val="LO-normal"/>
        <w:rPr/>
      </w:pPr>
      <w:r>
        <w:rPr/>
        <w:t xml:space="preserve">    </w:t>
      </w:r>
      <w:r>
        <w:rPr/>
        <w:t>"image": "census_d8da613f-e681-4c69-b463-e94f5e66847f_977",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lung tissue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CD4-positive, alpha-beta T cells (CD4+ T cells) among other cell types."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the CD4+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top expressed genes in the CD4+ T cells, it seems that the cells are involved in immune response regulation, signaling pathways, cell adhesion, and cytoskeleton organization."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"census_18e2a8c5-33f7-455e-a58a-b2ba6921db27_2810",</w:t>
      </w:r>
    </w:p>
    <w:p>
      <w:pPr>
        <w:pStyle w:val="LO-normal"/>
        <w:rPr/>
      </w:pPr>
      <w:r>
        <w:rPr/>
        <w:t xml:space="preserve">    </w:t>
      </w:r>
      <w:r>
        <w:rPr/>
        <w:t>"image": "census_18e2a8c5-33f7-455e-a58a-b2ba6921db27_2810",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w:t>
      </w:r>
      <w:ins w:id="209" w:author="Anonymous" w:date="2024-04-26T11:52:26Z">
        <w:r>
          <w:rPr/>
          <w:t>s</w:t>
        </w:r>
      </w:ins>
      <w:r>
        <w:rPr/>
        <w:t xml:space="preserve"> does this sample </w:t>
      </w:r>
      <w:ins w:id="210" w:author="Anonymous" w:date="2024-04-26T11:52:31Z">
        <w:r>
          <w:rPr/>
          <w:t>contain</w:t>
        </w:r>
      </w:ins>
      <w:del w:id="211" w:author="Anonymous" w:date="2024-04-26T11:52:31Z">
        <w:r>
          <w:rPr/>
          <w:delText>represent</w:delText>
        </w:r>
      </w:del>
      <w:r>
        <w:rPr/>
        <w: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212" w:author="Anonymous" w:date="2024-04-26T11:52:38Z">
        <w:r>
          <w:rPr/>
          <w:delText>a</w:delText>
        </w:r>
      </w:del>
      <w:r>
        <w:rPr/>
        <w:t xml:space="preserve"> mesenchymal cell</w:t>
      </w:r>
      <w:ins w:id="213" w:author="Anonymous" w:date="2024-04-26T11:52:42Z">
        <w:r>
          <w:rPr/>
          <w:t>s</w:t>
        </w:r>
      </w:ins>
      <w:r>
        <w:rPr/>
        <w:t xml:space="preserve"> from gonadal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lineage does th</w:t>
      </w:r>
      <w:ins w:id="214" w:author="Anonymous" w:date="2024-04-26T11:52:47Z">
        <w:r>
          <w:rPr/>
          <w:t>ese</w:t>
        </w:r>
      </w:ins>
      <w:del w:id="215" w:author="Anonymous" w:date="2024-04-26T11:52:47Z">
        <w:r>
          <w:rPr/>
          <w:delText>is</w:delText>
        </w:r>
      </w:del>
      <w:r>
        <w:rPr/>
        <w:t xml:space="preserve"> mesenchymal cell</w:t>
      </w:r>
      <w:ins w:id="216" w:author="Anonymous" w:date="2024-04-26T11:52:53Z">
        <w:r>
          <w:rPr/>
          <w:t>s</w:t>
        </w:r>
      </w:ins>
      <w:r>
        <w:rPr/>
        <w:t xml:space="preserve"> belong to?"</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w:t>
      </w:r>
      <w:ins w:id="217" w:author="Anonymous" w:date="2024-04-26T11:52:57Z">
        <w:r>
          <w:rPr/>
          <w:t>ese</w:t>
        </w:r>
      </w:ins>
      <w:del w:id="218" w:author="Anonymous" w:date="2024-04-26T11:52:57Z">
        <w:r>
          <w:rPr/>
          <w:delText>is</w:delText>
        </w:r>
      </w:del>
      <w:r>
        <w:rPr/>
        <w:t xml:space="preserve"> mesenchymal </w:t>
      </w:r>
      <w:ins w:id="219" w:author="Anonymous" w:date="2024-04-26T11:53:02Z">
        <w:r>
          <w:rPr/>
          <w:t>cells</w:t>
        </w:r>
      </w:ins>
      <w:del w:id="220" w:author="Anonymous" w:date="2024-04-26T11:53:02Z">
        <w:r>
          <w:rPr/>
          <w:delText>cell</w:delText>
        </w:r>
      </w:del>
      <w:r>
        <w:rPr/>
        <w:t xml:space="preserve"> </w:t>
      </w:r>
      <w:ins w:id="221" w:author="Anonymous" w:date="2024-04-26T11:53:04Z">
        <w:r>
          <w:rPr/>
          <w:t>belong</w:t>
        </w:r>
      </w:ins>
      <w:del w:id="222" w:author="Anonymous" w:date="2024-04-26T11:53:04Z">
        <w:r>
          <w:rPr/>
          <w:delText>belongs</w:delText>
        </w:r>
      </w:del>
      <w:r>
        <w:rPr/>
        <w:t xml:space="preserve"> to the GATA2 lineage."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highly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highly expressed genes in this sample include COL1A1, COL1A2, DCN, EGR1, FOS, IGFBP5, JUN, LTBP4, MT-ND4L, ZFP36L1, which suggest that the cell</w:t>
      </w:r>
      <w:ins w:id="223" w:author="Anonymous" w:date="2024-04-26T11:53:13Z">
        <w:r>
          <w:rPr/>
          <w:t>s</w:t>
        </w:r>
      </w:ins>
      <w:r>
        <w:rPr/>
        <w:t xml:space="preserve"> may be involved in extracellular matrix formation, cell proliferation, migration, and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"census_adda0684-f8ea-4403-b393-2a25607077c4_497",</w:t>
      </w:r>
    </w:p>
    <w:p>
      <w:pPr>
        <w:pStyle w:val="LO-normal"/>
        <w:rPr/>
      </w:pPr>
      <w:r>
        <w:rPr/>
        <w:t xml:space="preserve">    </w:t>
      </w:r>
      <w:r>
        <w:rPr/>
        <w:t>"image": "census_adda0684-f8ea-4403-b393-2a25607077c4_497",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224" w:author="Anonymous" w:date="2024-04-26T11:53:19Z">
        <w:r>
          <w:rPr/>
          <w:t>s</w:t>
        </w:r>
      </w:ins>
      <w:r>
        <w:rPr/>
        <w:t xml:space="preserve"> does this sample </w:t>
      </w:r>
      <w:ins w:id="225" w:author="Anonymous" w:date="2024-04-26T11:53:29Z">
        <w:r>
          <w:rPr/>
          <w:t>contain</w:t>
        </w:r>
      </w:ins>
      <w:del w:id="226" w:author="Anonymous" w:date="2024-04-26T11:53:29Z">
        <w:r>
          <w:rPr/>
          <w:delText>represent</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a neuron cell type</w:t>
      </w:r>
      <w:ins w:id="227" w:author="Anonymous" w:date="2024-04-26T11:53:35Z">
        <w:r>
          <w:rPr/>
          <w:t>s</w:t>
        </w:r>
      </w:ins>
      <w:r>
        <w:rPr/>
        <w:t>, specifically from the thalamic complex in the thalamus (THM) - posterior nuclear complex of thalamus (PoN) - medial geniculate nuclei (MG)."</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can you tell me about the </w:t>
      </w:r>
      <w:ins w:id="228" w:author="Anonymous" w:date="2024-04-26T11:54:41Z">
        <w:r>
          <w:rPr/>
          <w:t>pathways</w:t>
        </w:r>
      </w:ins>
      <w:del w:id="229" w:author="Anonymous" w:date="2024-04-26T11:54:41Z">
        <w:r>
          <w:rPr/>
          <w:delText>gene</w:delText>
        </w:r>
      </w:del>
      <w:r>
        <w:rPr/>
        <w:t xml:space="preserve">s </w:t>
      </w:r>
      <w:del w:id="230" w:author="Anonymous" w:date="2024-04-26T11:53:48Z">
        <w:r>
          <w:rPr/>
          <w:delText xml:space="preserve">sets </w:delText>
        </w:r>
      </w:del>
      <w:r>
        <w:rPr/>
        <w:t>associated with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w:t>
      </w:r>
      <w:ins w:id="231" w:author="Anonymous" w:date="2024-04-26T11:54:52Z">
        <w:r>
          <w:rPr/>
          <w:t>pathways</w:t>
        </w:r>
      </w:ins>
      <w:del w:id="232" w:author="Anonymous" w:date="2024-04-26T11:54:52Z">
        <w:r>
          <w:rPr/>
          <w:delText>gene</w:delText>
        </w:r>
      </w:del>
      <w:r>
        <w:rPr/>
        <w:t xml:space="preserve">s </w:t>
      </w:r>
      <w:del w:id="233" w:author="Anonymous" w:date="2024-04-26T11:53:54Z">
        <w:r>
          <w:rPr/>
          <w:delText xml:space="preserve">sets </w:delText>
        </w:r>
      </w:del>
      <w:r>
        <w:rPr/>
        <w:t>associated with this sample include ataxia, epilepsy, mental retardation, dementia, which indicate neurological conditions or functions. Additionally, there are gene sets related to various cell types such as bipolar neurons, retinal pigment epithelial cells, dendritic cells, myeloid cells, cardiac muscle cells, t cells, delta cells, beta cells, alpha cells, and plasma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"census_c05e6940-729c-47bd-a2a6-6ce3730c4919_2039",</w:t>
      </w:r>
    </w:p>
    <w:p>
      <w:pPr>
        <w:pStyle w:val="LO-normal"/>
        <w:rPr/>
      </w:pPr>
      <w:r>
        <w:rPr/>
        <w:t xml:space="preserve">    </w:t>
      </w:r>
      <w:r>
        <w:rPr/>
        <w:t>"image": "census_c05e6940-729c-47bd-a2a6-6ce3730c4919_2039",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234" w:author="Anonymous" w:date="2024-04-26T11:55:02Z">
        <w:r>
          <w:rPr/>
          <w:t>s</w:t>
        </w:r>
      </w:ins>
      <w:r>
        <w:rPr/>
        <w:t xml:space="preserve"> do we have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derived from astrocytes in the cervical spinal cord white matter."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biological processes or pathways associated with these astrocytes?"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astrocytes in this sample show signatures associated with several pathways and processes, including neurodegenerative disorders like Alzheimer's disease, developmental conditions like mental retardation, cancer-related processes like breast cancer, as well as muscular and cardiovascular conditions."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"Could you provide more context on the top expressed genes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TRPM3, DPP6, GFAP, SLC14A1, CLU, ZNF350, KCND2, CNTN1, XIST, DST, LAMA2, MAPK4, TTN, NTNG1, ST8SIA1, AHCYL1, DCLK1, TENM2, PLEKHA5. These genes are involved in various functions like ion transport, synaptic transmission, cytoskeleton organization, transcriptional regulation, and stress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"census_218acb0f-9f2f-4f76-b90b-15a4b7c7f629_11999",</w:t>
      </w:r>
    </w:p>
    <w:p>
      <w:pPr>
        <w:pStyle w:val="LO-normal"/>
        <w:rPr/>
      </w:pPr>
      <w:r>
        <w:rPr/>
        <w:t xml:space="preserve">    </w:t>
      </w:r>
      <w:r>
        <w:rPr/>
        <w:t>"image": "census_218acb0f-9f2f-4f76-b90b-15a4b7c7f629_11999",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blood sample contains natural killer (NK)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these NK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"These NK cells exhibit pathways related to immune response, including cytotoxic activity (GZMB, GZMA), activation (TYROBP), and signaling (KLRB1). The presence of FGFBP2 suggests involvement in tissue </w:t>
      </w:r>
      <w:ins w:id="235" w:author="Anonymous" w:date="2024-04-26T11:56:05Z">
        <w:r>
          <w:rPr/>
          <w:t>remodelling</w:t>
        </w:r>
      </w:ins>
      <w:del w:id="236" w:author="Anonymous" w:date="2024-04-26T11:56:05Z">
        <w:r>
          <w:rPr/>
          <w:delText>remodeling</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does the expression profile tell us about the state or </w:t>
      </w:r>
      <w:ins w:id="237" w:author="Anonymous" w:date="2024-04-26T11:56:17Z">
        <w:r>
          <w:rPr/>
          <w:t>behaviour</w:t>
        </w:r>
      </w:ins>
      <w:del w:id="238" w:author="Anonymous" w:date="2024-04-26T11:56:17Z">
        <w:r>
          <w:rPr/>
          <w:delText>behavior</w:delText>
        </w:r>
      </w:del>
      <w:r>
        <w:rPr/>
        <w:t xml:space="preserve"> of these NK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NK cells in this sample display high expression of genes associated with cytotoxic activity (GNLY, NKG7), which implies an activated state."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tell me anything more about the sample's background or treatment?"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w:t>
      </w:r>
      <w:del w:id="239" w:author="Anonymous" w:date="2024-04-26T11:56:38Z">
        <w:r>
          <w:rPr/>
          <w:delText xml:space="preserve">As per your instructions, I will not consider the patient-specific information provided in the annotation. </w:delText>
        </w:r>
      </w:del>
      <w:r>
        <w:rPr/>
        <w:t>The provided data focuses on the NK cells' gene expression profile, which shows an activated cytotoxic state."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"census_2872f4b0-b171-46e2-abc6-befcf6de6306_1715",</w:t>
      </w:r>
    </w:p>
    <w:p>
      <w:pPr>
        <w:pStyle w:val="LO-normal"/>
        <w:rPr/>
      </w:pPr>
      <w:r>
        <w:rPr/>
        <w:t xml:space="preserve">    </w:t>
      </w:r>
      <w:r>
        <w:rPr/>
        <w:t>"image": "census_2872f4b0-b171-46e2-abc6-befcf6de6306_1715",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"&lt;image&gt;\nCould you describe the cell type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represents </w:t>
      </w:r>
      <w:del w:id="240" w:author="Anonymous" w:date="2024-04-26T11:57:03Z">
        <w:r>
          <w:rPr/>
          <w:delText>a</w:delText>
        </w:r>
      </w:del>
      <w:r>
        <w:rPr/>
        <w:t xml:space="preserve"> memory T cell</w:t>
      </w:r>
      <w:ins w:id="241" w:author="Anonymous" w:date="2024-04-26T11:57:07Z">
        <w:r>
          <w:rPr/>
          <w:t>s</w:t>
        </w:r>
      </w:ins>
      <w:r>
        <w:rPr/>
        <w:t>, which play</w:t>
      </w:r>
      <w:del w:id="242" w:author="Anonymous" w:date="2024-04-26T11:57:08Z">
        <w:r>
          <w:rPr/>
          <w:delText>s</w:delText>
        </w:r>
      </w:del>
      <w:r>
        <w:rPr/>
        <w:t xml:space="preserve"> a vital role in the adaptive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are indicative of T-cell activation (CD69), as well as mitochondrial metabolism (MT-ATP8) and transcriptional regulation (JUNB, FOS). Additionally, the presence of ZFP36 suggests regulation of cytokine expression."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T-cell functions does the sample exhibit?"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gene expression profile suggests that this memory T-cell may be involved in cell </w:t>
      </w:r>
      <w:ins w:id="243" w:author="Anonymous" w:date="2024-04-26T11:57:20Z">
        <w:r>
          <w:rPr/>
          <w:t>signalling</w:t>
        </w:r>
      </w:ins>
      <w:del w:id="244" w:author="Anonymous" w:date="2024-04-26T11:57:20Z">
        <w:r>
          <w:rPr/>
          <w:delText>signaling</w:delText>
        </w:r>
      </w:del>
      <w:r>
        <w:rPr/>
        <w:t>, immune response regulation, and cytotoxicity."</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"census_1e6a6ef9-7ec9-4c90-bbfb-2ad3c3165fd1_3348",</w:t>
      </w:r>
    </w:p>
    <w:p>
      <w:pPr>
        <w:pStyle w:val="LO-normal"/>
        <w:rPr/>
      </w:pPr>
      <w:r>
        <w:rPr/>
        <w:t xml:space="preserve">    </w:t>
      </w:r>
      <w:r>
        <w:rPr/>
        <w:t>"image": "census_1e6a6ef9-7ec9-4c90-bbfb-2ad3c3165fd1_3348",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 cell</w:t>
      </w:r>
      <w:ins w:id="245" w:author="Anonymous" w:date="2024-04-26T11:57:28Z">
        <w:r>
          <w:rPr/>
          <w:t>s</w:t>
        </w:r>
      </w:ins>
      <w:r>
        <w:rPr/>
        <w:t xml:space="preserve"> </w:t>
      </w:r>
      <w:ins w:id="246" w:author="Anonymous" w:date="2024-04-26T11:57:35Z">
        <w:r>
          <w:rPr/>
          <w:t>are</w:t>
        </w:r>
      </w:ins>
      <w:del w:id="247" w:author="Anonymous" w:date="2024-04-26T11:57:35Z">
        <w:r>
          <w:rPr/>
          <w:delText>is</w:delText>
        </w:r>
      </w:del>
      <w:r>
        <w:rPr/>
        <w:t xml:space="preserve">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248" w:author="Anonymous" w:date="2024-04-26T11:57:41Z">
        <w:r>
          <w:rPr/>
          <w:delText>a</w:delText>
        </w:r>
      </w:del>
      <w:r>
        <w:rPr/>
        <w:t xml:space="preserve"> CD4-positive alpha-beta T cell</w:t>
      </w:r>
      <w:ins w:id="249" w:author="Anonymous" w:date="2024-04-26T11:57:44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origin or tissue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 originates from a primary tumor tissue site in non-small cell lung cancer (NSCLC) at stage I."</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w:t>
      </w:r>
      <w:ins w:id="250" w:author="Anonymous" w:date="2024-04-26T11:57:57Z">
        <w:r>
          <w:rPr/>
          <w:t>ese</w:t>
        </w:r>
      </w:ins>
      <w:del w:id="251" w:author="Anonymous" w:date="2024-04-26T11:57:57Z">
        <w:r>
          <w:rPr/>
          <w:delText>is</w:delText>
        </w:r>
      </w:del>
      <w:r>
        <w:rPr/>
        <w:t xml:space="preserve"> T </w:t>
      </w:r>
      <w:ins w:id="252" w:author="Anonymous" w:date="2024-04-26T11:58:02Z">
        <w:r>
          <w:rPr/>
          <w:t>cells</w:t>
        </w:r>
      </w:ins>
      <w:del w:id="253" w:author="Anonymous" w:date="2024-04-26T11:58:02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w:t>
      </w:r>
      <w:ins w:id="254" w:author="Anonymous" w:date="2024-04-26T11:58:07Z">
        <w:r>
          <w:rPr/>
          <w:t>ese</w:t>
        </w:r>
      </w:ins>
      <w:del w:id="255" w:author="Anonymous" w:date="2024-04-26T11:58:07Z">
        <w:r>
          <w:rPr/>
          <w:delText>is</w:delText>
        </w:r>
      </w:del>
      <w:r>
        <w:rPr/>
        <w:t xml:space="preserve"> T </w:t>
      </w:r>
      <w:ins w:id="256" w:author="Anonymous" w:date="2024-04-26T11:58:12Z">
        <w:r>
          <w:rPr/>
          <w:t>cells</w:t>
        </w:r>
      </w:ins>
      <w:del w:id="257" w:author="Anonymous" w:date="2024-04-26T11:58:12Z">
        <w:r>
          <w:rPr/>
          <w:delText>cell</w:delText>
        </w:r>
      </w:del>
      <w:r>
        <w:rPr/>
        <w:t xml:space="preserve"> </w:t>
      </w:r>
      <w:ins w:id="258" w:author="Anonymous" w:date="2024-04-26T11:58:14Z">
        <w:r>
          <w:rPr/>
          <w:t>exhibit</w:t>
        </w:r>
      </w:ins>
      <w:del w:id="259" w:author="Anonymous" w:date="2024-04-26T11:58:14Z">
        <w:r>
          <w:rPr/>
          <w:delText>exhibits</w:delText>
        </w:r>
      </w:del>
      <w:r>
        <w:rPr/>
        <w:t xml:space="preserve"> signatures associated with thymocytes, T cells in various tissues like the spleen, trachea, blood, bone marrow and lymph nodes."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"census_e84f2780-51e8-4cfa-8aa0-13bbfef677c7_62",</w:t>
      </w:r>
    </w:p>
    <w:p>
      <w:pPr>
        <w:pStyle w:val="LO-normal"/>
        <w:rPr/>
      </w:pPr>
      <w:r>
        <w:rPr/>
        <w:t xml:space="preserve">    </w:t>
      </w:r>
      <w:r>
        <w:rPr/>
        <w:t>"image": "census_e84f2780-51e8-4cfa-8aa0-13bbfef677c7_62",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the sample contain?"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neutrophil cells derived from the liver of a male adult."</w:t>
      </w:r>
    </w:p>
    <w:p>
      <w:pPr>
        <w:pStyle w:val="LO-normal"/>
        <w:rPr/>
      </w:pPr>
      <w:r>
        <w:rPr/>
        <w:t xml:space="preserve">      </w:t>
      </w:r>
      <w:r>
        <w:rPr/>
        <w:t>},</w:t>
      </w:r>
    </w:p>
    <w:p>
      <w:pPr>
        <w:pStyle w:val="LO-normal"/>
        <w:rPr>
          <w:del w:id="262" w:author="Anonymous" w:date="2024-04-26T11:58:50Z"/>
        </w:rPr>
      </w:pPr>
      <w:r>
        <w:rPr/>
        <w:t xml:space="preserve">     </w:t>
      </w:r>
      <w:del w:id="260" w:author="Anonymous" w:date="2024-04-26T11:58:50Z">
        <w:r>
          <w:rPr/>
          <w:delText xml:space="preserve"> </w:delText>
        </w:r>
      </w:del>
      <w:del w:id="261" w:author="Anonymous" w:date="2024-04-26T11:58:50Z">
        <w:r>
          <w:rPr/>
          <w:delText>{</w:delText>
        </w:r>
      </w:del>
    </w:p>
    <w:p>
      <w:pPr>
        <w:pStyle w:val="LO-normal"/>
        <w:rPr>
          <w:del w:id="265" w:author="Anonymous" w:date="2024-04-26T11:58:50Z"/>
        </w:rPr>
      </w:pPr>
      <w:del w:id="263" w:author="Anonymous" w:date="2024-04-26T11:58:50Z">
        <w:r>
          <w:rPr/>
          <w:delText xml:space="preserve">        </w:delText>
        </w:r>
      </w:del>
      <w:del w:id="264" w:author="Anonymous" w:date="2024-04-26T11:58:50Z">
        <w:r>
          <w:rPr/>
          <w:delText>"from": "human",</w:delText>
        </w:r>
      </w:del>
    </w:p>
    <w:p>
      <w:pPr>
        <w:pStyle w:val="LO-normal"/>
        <w:rPr>
          <w:del w:id="268" w:author="Anonymous" w:date="2024-04-26T11:58:50Z"/>
        </w:rPr>
      </w:pPr>
      <w:del w:id="266" w:author="Anonymous" w:date="2024-04-26T11:58:50Z">
        <w:r>
          <w:rPr/>
          <w:delText xml:space="preserve">        </w:delText>
        </w:r>
      </w:del>
      <w:del w:id="267" w:author="Anonymous" w:date="2024-04-26T11:58:50Z">
        <w:r>
          <w:rPr/>
          <w:delText>"value": "What can you tell me about the neutrophils' biological state?"</w:delText>
        </w:r>
      </w:del>
    </w:p>
    <w:p>
      <w:pPr>
        <w:pStyle w:val="LO-normal"/>
        <w:rPr>
          <w:del w:id="271" w:author="Anonymous" w:date="2024-04-26T11:58:50Z"/>
        </w:rPr>
      </w:pPr>
      <w:del w:id="269" w:author="Anonymous" w:date="2024-04-26T11:58:50Z">
        <w:r>
          <w:rPr/>
          <w:delText xml:space="preserve">      </w:delText>
        </w:r>
      </w:del>
      <w:del w:id="270" w:author="Anonymous" w:date="2024-04-26T11:58:50Z">
        <w:r>
          <w:rPr/>
          <w:delText>},</w:delText>
        </w:r>
      </w:del>
    </w:p>
    <w:p>
      <w:pPr>
        <w:pStyle w:val="LO-normal"/>
        <w:rPr>
          <w:del w:id="274" w:author="Anonymous" w:date="2024-04-26T11:58:50Z"/>
        </w:rPr>
      </w:pPr>
      <w:del w:id="272" w:author="Anonymous" w:date="2024-04-26T11:58:50Z">
        <w:r>
          <w:rPr/>
          <w:delText xml:space="preserve">      </w:delText>
        </w:r>
      </w:del>
      <w:del w:id="273" w:author="Anonymous" w:date="2024-04-26T11:58:50Z">
        <w:r>
          <w:rPr/>
          <w:delText>{</w:delText>
        </w:r>
      </w:del>
    </w:p>
    <w:p>
      <w:pPr>
        <w:pStyle w:val="LO-normal"/>
        <w:rPr>
          <w:del w:id="277" w:author="Anonymous" w:date="2024-04-26T11:58:50Z"/>
        </w:rPr>
      </w:pPr>
      <w:del w:id="275" w:author="Anonymous" w:date="2024-04-26T11:58:50Z">
        <w:r>
          <w:rPr/>
          <w:delText xml:space="preserve">        </w:delText>
        </w:r>
      </w:del>
      <w:del w:id="276" w:author="Anonymous" w:date="2024-04-26T11:58:50Z">
        <w:r>
          <w:rPr/>
          <w:delText>"from": "gpt",</w:delText>
        </w:r>
      </w:del>
    </w:p>
    <w:p>
      <w:pPr>
        <w:pStyle w:val="LO-normal"/>
        <w:rPr>
          <w:del w:id="280" w:author="Anonymous" w:date="2024-04-26T11:58:50Z"/>
        </w:rPr>
      </w:pPr>
      <w:del w:id="278" w:author="Anonymous" w:date="2024-04-26T11:58:50Z">
        <w:r>
          <w:rPr/>
          <w:delText xml:space="preserve">        </w:delText>
        </w:r>
      </w:del>
      <w:del w:id="279" w:author="Anonymous" w:date="2024-04-26T11:58:50Z">
        <w:r>
          <w:rPr/>
          <w:delText>"value": "The neutrophils were obtained through exVivo digestion and sequenced using single-cell RNA sequencing (scRNA-Seq). They were mapped to the GENCODE 19 reference annotation."</w:delText>
        </w:r>
      </w:del>
    </w:p>
    <w:p>
      <w:pPr>
        <w:pStyle w:val="LO-normal"/>
        <w:rPr/>
      </w:pPr>
      <w:del w:id="281" w:author="Anonymous" w:date="2024-04-26T11:58:50Z">
        <w:r>
          <w:rPr/>
          <w:delText xml:space="preserve">      </w:delText>
        </w:r>
      </w:del>
      <w:del w:id="282" w:author="Anonymous" w:date="2024-04-26T11:58:50Z">
        <w:r>
          <w:rPr/>
          <w:delText>},</w:delText>
        </w:r>
      </w:del>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these neutrophils?"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neutrophils show signatures associated with hematopoietic stem cells, granulocytes, monocytes, dendritic cells, t and b cells as well as innate immune cells such as mast cells across various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tell me more about the top expressed normalized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S100A9, S100A8, HBB, LAPTM5, S100A4, S100A6, PPBP, UQCRH, HBA1, GADD45A, LMNA, IFITM2, PRDX6, S100A12, SHC1, H3-3A, YBX1, S100A11, HBA2, CREG1. These genes have diverse roles in neutrophil function, such as inflammation, immune response, metabolism, and stress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"census_7970bd6b-f752-47a9-8643-2af16855ec49_4414",</w:t>
      </w:r>
    </w:p>
    <w:p>
      <w:pPr>
        <w:pStyle w:val="LO-normal"/>
        <w:rPr/>
      </w:pPr>
      <w:r>
        <w:rPr/>
        <w:t xml:space="preserve">    </w:t>
      </w:r>
      <w:r>
        <w:rPr/>
        <w:t>"image": "census_7970bd6b-f752-47a9-8643-2af16855ec49_4414",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B cell</w:t>
      </w:r>
      <w:ins w:id="283" w:author="Anonymous" w:date="2024-04-26T11:59:11Z">
        <w:r>
          <w:rPr/>
          <w:t>s</w:t>
        </w:r>
      </w:ins>
      <w:r>
        <w:rPr/>
        <w:t xml:space="preserve"> does the provided information describe?"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provided information describes </w:t>
      </w:r>
      <w:del w:id="284" w:author="Anonymous" w:date="2024-04-26T11:59:24Z">
        <w:r>
          <w:rPr/>
          <w:delText>a</w:delText>
        </w:r>
      </w:del>
      <w:r>
        <w:rPr/>
        <w:t xml:space="preserve"> memory B cell</w:t>
      </w:r>
      <w:ins w:id="285" w:author="Anonymous" w:date="2024-04-26T11:59:28Z">
        <w:r>
          <w:rPr/>
          <w:t>s</w:t>
        </w:r>
      </w:ins>
      <w:r>
        <w:rPr/>
        <w:t>."</w:t>
      </w:r>
    </w:p>
    <w:p>
      <w:pPr>
        <w:pStyle w:val="LO-normal"/>
        <w:rPr/>
      </w:pPr>
      <w:r>
        <w:rPr/>
        <w:t xml:space="preserve">      </w:t>
      </w:r>
      <w:r>
        <w:rPr/>
        <w:t>},</w:t>
      </w:r>
    </w:p>
    <w:p>
      <w:pPr>
        <w:pStyle w:val="LO-normal"/>
        <w:rPr>
          <w:del w:id="288" w:author="Anonymous" w:date="2024-04-26T12:00:11Z"/>
        </w:rPr>
      </w:pPr>
      <w:r>
        <w:rPr/>
        <w:t xml:space="preserve">    </w:t>
      </w:r>
      <w:del w:id="286" w:author="Anonymous" w:date="2024-04-26T12:00:11Z">
        <w:r>
          <w:rPr/>
          <w:delText xml:space="preserve">  </w:delText>
        </w:r>
      </w:del>
      <w:del w:id="287" w:author="Anonymous" w:date="2024-04-26T12:00:11Z">
        <w:r>
          <w:rPr/>
          <w:delText>{</w:delText>
        </w:r>
      </w:del>
    </w:p>
    <w:p>
      <w:pPr>
        <w:pStyle w:val="LO-normal"/>
        <w:rPr>
          <w:del w:id="291" w:author="Anonymous" w:date="2024-04-26T12:00:11Z"/>
        </w:rPr>
      </w:pPr>
      <w:del w:id="289" w:author="Anonymous" w:date="2024-04-26T12:00:11Z">
        <w:r>
          <w:rPr/>
          <w:delText xml:space="preserve">        </w:delText>
        </w:r>
      </w:del>
      <w:del w:id="290" w:author="Anonymous" w:date="2024-04-26T12:00:11Z">
        <w:r>
          <w:rPr/>
          <w:delText>"from": "human",</w:delText>
        </w:r>
      </w:del>
    </w:p>
    <w:p>
      <w:pPr>
        <w:pStyle w:val="LO-normal"/>
        <w:rPr>
          <w:del w:id="295" w:author="Anonymous" w:date="2024-04-26T12:00:11Z"/>
        </w:rPr>
      </w:pPr>
      <w:del w:id="292" w:author="Anonymous" w:date="2024-04-26T12:00:11Z">
        <w:r>
          <w:rPr/>
          <w:delText xml:space="preserve">        </w:delText>
        </w:r>
      </w:del>
      <w:del w:id="293" w:author="Anonymous" w:date="2024-04-26T12:00:11Z">
        <w:r>
          <w:rPr/>
          <w:delText>"value": "What can you tell me about the memory B cell</w:delText>
        </w:r>
      </w:del>
      <w:r>
        <w:rPr/>
        <w:t>s</w:t>
      </w:r>
      <w:del w:id="294" w:author="Anonymous" w:date="2024-04-26T12:00:11Z">
        <w:r>
          <w:rPr/>
          <w:delText>'s state?"</w:delText>
        </w:r>
      </w:del>
    </w:p>
    <w:p>
      <w:pPr>
        <w:pStyle w:val="LO-normal"/>
        <w:rPr>
          <w:del w:id="298" w:author="Anonymous" w:date="2024-04-26T12:00:11Z"/>
        </w:rPr>
      </w:pPr>
      <w:del w:id="296" w:author="Anonymous" w:date="2024-04-26T12:00:11Z">
        <w:r>
          <w:rPr/>
          <w:delText xml:space="preserve">      </w:delText>
        </w:r>
      </w:del>
      <w:del w:id="297" w:author="Anonymous" w:date="2024-04-26T12:00:11Z">
        <w:r>
          <w:rPr/>
          <w:delText>},</w:delText>
        </w:r>
      </w:del>
    </w:p>
    <w:p>
      <w:pPr>
        <w:pStyle w:val="LO-normal"/>
        <w:rPr>
          <w:del w:id="301" w:author="Anonymous" w:date="2024-04-26T12:00:11Z"/>
        </w:rPr>
      </w:pPr>
      <w:del w:id="299" w:author="Anonymous" w:date="2024-04-26T12:00:11Z">
        <w:r>
          <w:rPr/>
          <w:delText xml:space="preserve">      </w:delText>
        </w:r>
      </w:del>
      <w:del w:id="300" w:author="Anonymous" w:date="2024-04-26T12:00:11Z">
        <w:r>
          <w:rPr/>
          <w:delText>{</w:delText>
        </w:r>
      </w:del>
    </w:p>
    <w:p>
      <w:pPr>
        <w:pStyle w:val="LO-normal"/>
        <w:rPr>
          <w:del w:id="304" w:author="Anonymous" w:date="2024-04-26T12:00:11Z"/>
        </w:rPr>
      </w:pPr>
      <w:del w:id="302" w:author="Anonymous" w:date="2024-04-26T12:00:11Z">
        <w:r>
          <w:rPr/>
          <w:delText xml:space="preserve">        </w:delText>
        </w:r>
      </w:del>
      <w:del w:id="303" w:author="Anonymous" w:date="2024-04-26T12:00:11Z">
        <w:r>
          <w:rPr/>
          <w:delText>"from": "gpt",</w:delText>
        </w:r>
      </w:del>
    </w:p>
    <w:p>
      <w:pPr>
        <w:pStyle w:val="LO-normal"/>
        <w:rPr>
          <w:del w:id="309" w:author="Anonymous" w:date="2024-04-26T12:00:11Z"/>
        </w:rPr>
      </w:pPr>
      <w:del w:id="305" w:author="Anonymous" w:date="2024-04-26T12:00:11Z">
        <w:r>
          <w:rPr/>
          <w:delText xml:space="preserve">        </w:delText>
        </w:r>
      </w:del>
      <w:del w:id="306" w:author="Anonymous" w:date="2024-04-26T12:00:11Z">
        <w:r>
          <w:rPr/>
          <w:delText>"value": "Based on the available data, the memory B cell</w:delText>
        </w:r>
      </w:del>
      <w:r>
        <w:rPr/>
        <w:t>s</w:t>
      </w:r>
      <w:del w:id="307" w:author="Anonymous" w:date="2024-04-26T12:00:11Z">
        <w:r>
          <w:rPr/>
          <w:delText xml:space="preserve"> </w:delText>
        </w:r>
      </w:del>
      <w:r>
        <w:rPr/>
        <w:t>appear</w:t>
      </w:r>
      <w:del w:id="308" w:author="Anonymous" w:date="2024-04-26T12:00:11Z">
        <w:r>
          <w:rPr/>
          <w:delText>appears to be in a functional state, as indicated by the IGH being functional and in-frame, as well as having productive IGL chains."</w:delText>
        </w:r>
      </w:del>
    </w:p>
    <w:p>
      <w:pPr>
        <w:pStyle w:val="LO-normal"/>
        <w:rPr/>
      </w:pPr>
      <w:del w:id="310" w:author="Anonymous" w:date="2024-04-26T12:00:11Z">
        <w:r>
          <w:rPr/>
          <w:delText xml:space="preserve">      </w:delText>
        </w:r>
      </w:del>
      <w:del w:id="311" w:author="Anonymous" w:date="2024-04-26T12:00:11Z">
        <w:r>
          <w:rPr/>
          <w:delText>},</w:delText>
        </w:r>
      </w:del>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does the gene expression profile suggest about the memory B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suggests that the memory B cell is likely involved in immune response, as key genes like CD74, CD37, CD22, MS4A1 (CD20) are present. These genes are involved in antigen presentation, B-cell signaling, and B-cell activation."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memory B cell</w:t>
      </w:r>
      <w:ins w:id="312" w:author="Anonymous" w:date="2024-04-26T12:00:49Z">
        <w:r>
          <w:rPr/>
          <w:t>s</w:t>
        </w:r>
      </w:ins>
      <w:r>
        <w:rPr/>
        <w:t>'s origin?"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memory B cell</w:t>
      </w:r>
      <w:ins w:id="313" w:author="Anonymous" w:date="2024-04-26T12:00:53Z">
        <w:r>
          <w:rPr/>
          <w:t>s</w:t>
        </w:r>
      </w:ins>
      <w:r>
        <w:rPr/>
        <w:t xml:space="preserve"> was taken from the tonsil tissue of a 3-year-old male donor."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the gene</w:t>
      </w:r>
      <w:ins w:id="314" w:author="Anonymous" w:date="2024-04-26T12:01:08Z">
        <w:r>
          <w:rPr/>
          <w:t>s</w:t>
        </w:r>
      </w:ins>
      <w:r>
        <w:rPr/>
        <w:t xml:space="preserve"> </w:t>
      </w:r>
      <w:del w:id="315" w:author="Anonymous" w:date="2024-04-26T12:01:06Z">
        <w:r>
          <w:rPr/>
          <w:delText xml:space="preserve">sets </w:delText>
        </w:r>
      </w:del>
      <w:r>
        <w:rPr/>
        <w:t>associated with the memory B cell</w:t>
      </w:r>
      <w:ins w:id="316" w:author="Anonymous" w:date="2024-04-26T12:00:59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w:t>
      </w:r>
      <w:ins w:id="317" w:author="Anonymous" w:date="2024-04-26T12:01:11Z">
        <w:r>
          <w:rPr/>
          <w:t>s</w:t>
        </w:r>
      </w:ins>
      <w:r>
        <w:rPr/>
        <w:t xml:space="preserve"> </w:t>
      </w:r>
      <w:del w:id="318" w:author="Anonymous" w:date="2024-04-26T12:01:14Z">
        <w:r>
          <w:rPr/>
          <w:delText>sets</w:delText>
        </w:r>
      </w:del>
      <w:r>
        <w:rPr/>
        <w:t xml:space="preserve"> associated with the memory B cell</w:t>
      </w:r>
      <w:ins w:id="319" w:author="Anonymous" w:date="2024-04-26T12:01:19Z">
        <w:r>
          <w:rPr/>
          <w:t>s</w:t>
        </w:r>
      </w:ins>
      <w:r>
        <w:rPr/>
        <w:t xml:space="preserve"> suggest that the cell</w:t>
      </w:r>
      <w:ins w:id="320" w:author="Anonymous" w:date="2024-04-26T12:01:22Z">
        <w:r>
          <w:rPr/>
          <w:t>s</w:t>
        </w:r>
      </w:ins>
      <w:r>
        <w:rPr/>
        <w:t xml:space="preserve"> can be found in various tissues throughout the body, including bone marrow, spleen, thymus, blood, skin, pancreas, trachea, salivary gland, large intestine, and small intestine."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"census_456e8b9b-f872-488b-871d-94534090a865_391",</w:t>
      </w:r>
    </w:p>
    <w:p>
      <w:pPr>
        <w:pStyle w:val="LO-normal"/>
        <w:rPr/>
      </w:pPr>
      <w:r>
        <w:rPr/>
        <w:t xml:space="preserve">    </w:t>
      </w:r>
      <w:r>
        <w:rPr/>
        <w:t>"image": "census_456e8b9b-f872-488b-871d-94534090a865_391",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T-cells does the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an effector CD8-positive alpha-beta T-cell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T-cell</w:t>
      </w:r>
      <w:ins w:id="321" w:author="Anonymous" w:date="2024-04-26T12:01:45Z">
        <w:r>
          <w:rPr/>
          <w:t>s</w:t>
        </w:r>
      </w:ins>
      <w:r>
        <w:rPr/>
        <w:t>'s functional state?"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T-cell</w:t>
      </w:r>
      <w:ins w:id="322" w:author="Anonymous" w:date="2024-04-26T12:01:48Z">
        <w:r>
          <w:rPr/>
          <w:t>s</w:t>
        </w:r>
      </w:ins>
      <w:r>
        <w:rPr/>
        <w:t xml:space="preserve"> does not seem to express substantial amounts of pro-inflammatory cytokines."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T-cell?"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T-cell is associated with immune system function, including cytotoxicity, T-cell activation, proliferation, and migration."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"census_edc8d3fe-153c-4e3d-8be0-2108d30f8d70_753",</w:t>
      </w:r>
    </w:p>
    <w:p>
      <w:pPr>
        <w:pStyle w:val="LO-normal"/>
        <w:rPr/>
      </w:pPr>
      <w:r>
        <w:rPr/>
        <w:t xml:space="preserve">    </w:t>
      </w:r>
      <w:r>
        <w:rPr/>
        <w:t>"image": "census_edc8d3fe-153c-4e3d-8be0-2108d30f8d70_753",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primarily of CD16-negative, CD56-bright natural killer (NK)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we learn from the gene expression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indicate that these NK cells are involved in immune response, including cytotoxicity (GNLY, GZMB, GZMA), chemokine signaling (XCL2, XCL1), and cytokine release (IFNG)."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"census_576f193c-75d0-4a11-bd25-8676587e6dc2_2551",</w:t>
      </w:r>
    </w:p>
    <w:p>
      <w:pPr>
        <w:pStyle w:val="LO-normal"/>
        <w:rPr/>
      </w:pPr>
      <w:r>
        <w:rPr/>
        <w:t xml:space="preserve">    </w:t>
      </w:r>
      <w:r>
        <w:rPr/>
        <w:t>"image": "census_576f193c-75d0-4a11-bd25-8676587e6dc2_2551",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type of cell does this sample </w:t>
      </w:r>
      <w:ins w:id="323" w:author="Anonymous" w:date="2024-04-26T12:02:13Z">
        <w:r>
          <w:rPr/>
          <w:t>contain</w:t>
        </w:r>
      </w:ins>
      <w:del w:id="324" w:author="Anonymous" w:date="2024-04-26T12:02:13Z">
        <w:r>
          <w:rPr/>
          <w:delText>represent</w:delText>
        </w:r>
      </w:del>
      <w:r>
        <w:rPr/>
        <w: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325" w:author="Anonymous" w:date="2024-04-26T12:02:19Z">
        <w:r>
          <w:rPr/>
          <w:delText>a</w:delText>
        </w:r>
      </w:del>
      <w:r>
        <w:rPr/>
        <w:t xml:space="preserve"> dendritic cell</w:t>
      </w:r>
      <w:ins w:id="326" w:author="Anonymous" w:date="2024-04-26T12:02:23Z">
        <w:r>
          <w:rPr/>
          <w:t>s</w:t>
        </w:r>
      </w:ins>
      <w:r>
        <w:rPr/>
        <w:t xml:space="preserve"> from the lung."</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associated with th</w:t>
      </w:r>
      <w:ins w:id="327" w:author="Anonymous" w:date="2024-04-26T12:02:30Z">
        <w:r>
          <w:rPr/>
          <w:t>ese</w:t>
        </w:r>
      </w:ins>
      <w:del w:id="328" w:author="Anonymous" w:date="2024-04-26T12:02:30Z">
        <w:r>
          <w:rPr/>
          <w:delText>is</w:delText>
        </w:r>
      </w:del>
      <w:r>
        <w:rPr/>
        <w:t xml:space="preserve"> </w:t>
      </w:r>
      <w:ins w:id="329" w:author="Anonymous" w:date="2024-04-26T12:02:36Z">
        <w:r>
          <w:rPr/>
          <w:t>cells</w:t>
        </w:r>
      </w:ins>
      <w:del w:id="330" w:author="Anonymous" w:date="2024-04-26T12:02:36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shows signatures related to immune system function, specifically neutrophil-associated pathways like Blood-nampt Neutrophil, Bone Marrow-nampt Neutrophil, and Bone Marrow-neutrophil."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LYZ, S100A8, TYROBP, FCN1, SAT1, FCER1G, CTSS, CD74, HES1, NBEAL1, S100A12, S100A4, S100A6, NPC2, INTS6, S100A9, SRGN, RGS2, FTH1, which are related to immune response, antigen presentation, and inflammation."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"census_80a2c5b6-02e7-4fc0-9f12-179f5247c1bc_1495",</w:t>
      </w:r>
    </w:p>
    <w:p>
      <w:pPr>
        <w:pStyle w:val="LO-normal"/>
        <w:rPr/>
      </w:pPr>
      <w:r>
        <w:rPr/>
        <w:t xml:space="preserve">    </w:t>
      </w:r>
      <w:r>
        <w:rPr/>
        <w:t>"image": "census_80a2c5b6-02e7-4fc0-9f12-179f5247c1bc_1495",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331" w:author="Anonymous" w:date="2024-04-26T12:02:52Z">
        <w:r>
          <w:rPr/>
          <w:t>s</w:t>
        </w:r>
      </w:ins>
      <w:r>
        <w:rPr/>
        <w:t xml:space="preserve"> does this sample </w:t>
      </w:r>
      <w:ins w:id="332" w:author="Anonymous" w:date="2024-04-26T12:02:56Z">
        <w:r>
          <w:rPr/>
          <w:t>contain</w:t>
        </w:r>
      </w:ins>
      <w:del w:id="333" w:author="Anonymous" w:date="2024-04-26T12:02:56Z">
        <w:r>
          <w:rPr/>
          <w:delText>represent</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334" w:author="Anonymous" w:date="2024-04-26T12:03:04Z">
        <w:r>
          <w:rPr/>
          <w:delText>a</w:delText>
        </w:r>
      </w:del>
      <w:r>
        <w:rPr/>
        <w:t xml:space="preserve"> T-helper 1 (Th1) cell</w:t>
      </w:r>
      <w:ins w:id="335" w:author="Anonymous" w:date="2024-04-26T12:03:06Z">
        <w:r>
          <w:rPr/>
          <w:t>s</w:t>
        </w:r>
      </w:ins>
      <w:r>
        <w:rPr/>
        <w:t xml:space="preserve">, which </w:t>
      </w:r>
      <w:ins w:id="336" w:author="Anonymous" w:date="2024-04-26T12:03:10Z">
        <w:r>
          <w:rPr/>
          <w:t>are</w:t>
        </w:r>
      </w:ins>
      <w:del w:id="337" w:author="Anonymous" w:date="2024-04-26T12:03:10Z">
        <w:r>
          <w:rPr/>
          <w:delText>is</w:delText>
        </w:r>
      </w:del>
      <w:r>
        <w:rPr/>
        <w:t xml:space="preserve"> a subtype of CD4+ T cells that plays a crucial role in the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tissue was the sample taken from?"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was taken from the large intestine."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transcriptomic profile of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suggest that the Th1 cells have been activated and are involved in the immune response, which includes genes related to cytotoxicity (GZMA, GNLY), inflammation (S100A4), and cell signaling (CD96)."</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"census_1b9d8702-5af8-4142-85ed-020eb06ec4f6_15278",</w:t>
      </w:r>
    </w:p>
    <w:p>
      <w:pPr>
        <w:pStyle w:val="LO-normal"/>
        <w:rPr/>
      </w:pPr>
      <w:r>
        <w:rPr/>
        <w:t xml:space="preserve">    </w:t>
      </w:r>
      <w:r>
        <w:rPr/>
        <w:t>"image": "census_1b9d8702-5af8-4142-85ed-020eb06ec4f6_15278",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present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T cells, specifically alpha-beta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can you tell me about the state or </w:t>
      </w:r>
      <w:ins w:id="338" w:author="Anonymous" w:date="2024-04-26T12:03:30Z">
        <w:r>
          <w:rPr/>
          <w:t>behaviour</w:t>
        </w:r>
      </w:ins>
      <w:del w:id="339" w:author="Anonymous" w:date="2024-04-26T12:03:30Z">
        <w:r>
          <w:rPr/>
          <w:delText>behavior</w:delText>
        </w:r>
      </w:del>
      <w:r>
        <w:rPr/>
        <w:t xml:space="preserve"> of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"Based on the provided information, I cannot infer specific details regarding the state or </w:t>
      </w:r>
      <w:ins w:id="340" w:author="Anonymous" w:date="2024-04-26T12:03:38Z">
        <w:r>
          <w:rPr/>
          <w:t>behaviour</w:t>
        </w:r>
      </w:ins>
      <w:del w:id="341" w:author="Anonymous" w:date="2024-04-26T12:03:38Z">
        <w:r>
          <w:rPr/>
          <w:delText>behavior</w:delText>
        </w:r>
      </w:del>
      <w:r>
        <w:rPr/>
        <w:t xml:space="preserve"> of the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information on the pathways or functions associated with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"I cannot directly identify pathways or functions associated with the T cells from the provided information, as the pathways listed seem unrelated to T-cell biology."</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"census_d7d7e89c-c93a-422d-8958-9b4a90b69558_7722",</w:t>
      </w:r>
    </w:p>
    <w:p>
      <w:pPr>
        <w:pStyle w:val="LO-normal"/>
        <w:rPr/>
      </w:pPr>
      <w:r>
        <w:rPr/>
        <w:t xml:space="preserve">    </w:t>
      </w:r>
      <w:r>
        <w:rPr/>
        <w:t>"image": "census_d7d7e89c-c93a-422d-8958-9b4a90b69558_7722",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 cells does this sample</w:t>
      </w:r>
      <w:ins w:id="342" w:author="Anonymous" w:date="2024-04-26T12:04:05Z">
        <w:r>
          <w:rPr/>
          <w:t>contain</w:t>
        </w:r>
      </w:ins>
      <w:del w:id="343" w:author="Anonymous" w:date="2024-04-26T12:04:05Z">
        <w:r>
          <w:rPr/>
          <w:delText xml:space="preserve"> represent</w:delText>
        </w:r>
      </w:del>
      <w:r>
        <w:rPr/>
        <w: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derived from CD4-positive, alpha-beta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of the T cells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cells in this sample are activated, as suggested by the expression of GZMB (Granzyme B) and NKG7 (Natural Killer Cell Granule Protein 7), which are associated with cytotoxic activity."</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phase of the cell cycle are the T cells 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cells in this sample are in the G1 phase, as stated in the provided information."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particularly active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GZMB, MIR155HG (MicroRNA 155 Host Gene), ZBED2 (Zinc Finger BED-Type Containing 2), NKG7, IL2RA (Interleukin 2 Receptor Subunit Alpha), PPIA (Peptidylprolyl Isomerase A), and other genes related to T-cell activation and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"census_93131426-0124-4ab4-a013-9dfbcd99d467_331",</w:t>
      </w:r>
    </w:p>
    <w:p>
      <w:pPr>
        <w:pStyle w:val="LO-normal"/>
        <w:rPr/>
      </w:pPr>
      <w:r>
        <w:rPr/>
        <w:t xml:space="preserve">    </w:t>
      </w:r>
      <w:r>
        <w:rPr/>
        <w:t>"image": "census_93131426-0124-4ab4-a013-9dfbcd99d467_331",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are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pericyte cells, which are vascular mural cells that wrap around the endothelial cells that form capillaries."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these pericytes?"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data does not provide information on the state or behavior of these pericytes directly. However, the gene sets mentioned seem unrelated to pericytes or vascular function, so it's possible that these pathways aren't significantly impacting the pericytes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highly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ATP1A2, PDGFRB, GPC5, RORA, EBF1, SLC6A1-AS1, LAMA2, SLC6A1, PDE7B, BACH1, PTPRG, MT-RNR2, IGFBP7, COLEC12, RGS5, MYO1B, RBMS3, GRM3, SASH1, and DMD."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functions do these genes perform in the pericytes?"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genes perform various functions in the pericytes, including maintaining ionic gradients (ATP1A2), responding to PDGF signaling (PDGFRB), regulating growth factors (GPC5), modulating transcription (RORA, EBF1), transporting molecules (SLC6A1-AS1, SLC6A1), regulating second messengers (PDE7B), controlling oxidative stress (BACH1), participating in cell adhesion (PTPRG), contributing to muscle contraction (MYO1B), and more. However, the specific functions in this context might require further investigation."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"census_40318d39-3d8f-49f4-8455-a2e1365c5c5b_877",</w:t>
      </w:r>
    </w:p>
    <w:p>
      <w:pPr>
        <w:pStyle w:val="LO-normal"/>
        <w:rPr/>
      </w:pPr>
      <w:r>
        <w:rPr/>
        <w:t xml:space="preserve">    </w:t>
      </w:r>
      <w:r>
        <w:rPr/>
        <w:t>"image": "census_40318d39-3d8f-49f4-8455-a2e1365c5c5b_877",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344" w:author="Anonymous" w:date="2024-04-26T12:05:13Z">
        <w:r>
          <w:rPr/>
          <w:t>s</w:t>
        </w:r>
      </w:ins>
      <w:r>
        <w:rPr/>
        <w:t xml:space="preserve"> does this sample </w:t>
      </w:r>
      <w:ins w:id="345" w:author="Anonymous" w:date="2024-04-26T12:05:18Z">
        <w:r>
          <w:rPr/>
          <w:t>contain</w:t>
        </w:r>
      </w:ins>
      <w:del w:id="346" w:author="Anonymous" w:date="2024-04-26T12:05:18Z">
        <w:r>
          <w:rPr/>
          <w:delText>represent</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w:t>
      </w:r>
      <w:ins w:id="347" w:author="Anonymous" w:date="2024-04-26T12:05:25Z">
        <w:r>
          <w:rPr/>
          <w:t>contains</w:t>
        </w:r>
      </w:ins>
      <w:del w:id="348" w:author="Anonymous" w:date="2024-04-26T12:05:30Z">
        <w:r>
          <w:rPr/>
          <w:delText xml:space="preserve">represents an </w:delText>
        </w:r>
      </w:del>
      <w:r>
        <w:rPr/>
        <w:t>oligodendrocyte precursor cell</w:t>
      </w:r>
      <w:ins w:id="349" w:author="Anonymous" w:date="2024-04-26T12:05:33Z">
        <w:r>
          <w:rPr/>
          <w:t>s</w:t>
        </w:r>
      </w:ins>
      <w:r>
        <w:rPr/>
        <w:t xml:space="preserve"> (OPC), which </w:t>
      </w:r>
      <w:ins w:id="350" w:author="Anonymous" w:date="2024-04-26T12:05:38Z">
        <w:r>
          <w:rPr/>
          <w:t>are</w:t>
        </w:r>
      </w:ins>
      <w:del w:id="351" w:author="Anonymous" w:date="2024-04-26T12:05:38Z">
        <w:r>
          <w:rPr/>
          <w:delText>is</w:delText>
        </w:r>
      </w:del>
      <w:r>
        <w:rPr/>
        <w:t xml:space="preserve"> involved in the formation of myelin sheaths around neurons in the brain."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origin or source of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was derived from the basal nuclei (BN) - nucleus accumbens - NAC region in the brain."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 of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PCDH9, IL1RAPL1, PTPRZ1, CADM2, LHFPL3, PCDH15, PLP1, NRXN1, CTNNA3, NRXN3, LRRC4C, DLG2, NLGN1, QKI, LRP1B, ERBB4, PDE4B, NTM, ST18, LRRTM4. These genes are involved in various functions such as cell adhesion, synaptic function, and myelination."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specific pathways or functions associated with these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"Many genes in this list are involved in neurodevelopmental processes, synaptic organization, neuronal growth, and myelination. Some genes also have connections to neurological disorders such as mental retardation, ataxia, Alzheimer's disease, dementia, Parkinson's disease, schizophrenia, and autism."</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"census_574e9f9e-f8b4-41ef-bf19-89a9964fd9c7_10596",</w:t>
      </w:r>
    </w:p>
    <w:p>
      <w:pPr>
        <w:pStyle w:val="LO-normal"/>
        <w:rPr/>
      </w:pPr>
      <w:r>
        <w:rPr/>
        <w:t xml:space="preserve">    </w:t>
      </w:r>
      <w:r>
        <w:rPr/>
        <w:t>"image": "census_574e9f9e-f8b4-41ef-bf19-89a9964fd9c7_10596",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cell</w:t>
      </w:r>
      <w:ins w:id="352" w:author="Anonymous" w:date="2024-04-26T12:06:10Z">
        <w:r>
          <w:rPr/>
          <w:t>s</w:t>
        </w:r>
      </w:ins>
      <w:r>
        <w:rPr/>
        <w:t xml:space="preserve"> does this sample </w:t>
      </w:r>
      <w:ins w:id="353" w:author="Anonymous" w:date="2024-04-26T12:06:16Z">
        <w:r>
          <w:rPr/>
          <w:t>contain</w:t>
        </w:r>
      </w:ins>
      <w:del w:id="354" w:author="Anonymous" w:date="2024-04-26T12:06:16Z">
        <w:r>
          <w:rPr/>
          <w:delText>represent</w:delText>
        </w:r>
      </w:del>
      <w:r>
        <w:rPr/>
        <w: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355" w:author="Anonymous" w:date="2024-04-26T12:06:23Z">
        <w:r>
          <w:rPr/>
          <w:delText>a</w:delText>
        </w:r>
      </w:del>
      <w:r>
        <w:rPr/>
        <w:t xml:space="preserve"> smooth muscle cell</w:t>
      </w:r>
      <w:ins w:id="356" w:author="Anonymous" w:date="2024-04-26T12:06:25Z">
        <w:r>
          <w:rPr/>
          <w:t>s</w:t>
        </w:r>
      </w:ins>
      <w:r>
        <w:rPr/>
        <w:t xml:space="preserve"> derived from the prostate gland."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smooth muscle cell's origin?"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smooth muscle cell in this sample originates from the transition zone of the prostate gland."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some active pathways or functions associated with th</w:t>
      </w:r>
      <w:ins w:id="357" w:author="Anonymous" w:date="2024-04-26T12:06:39Z">
        <w:r>
          <w:rPr/>
          <w:t>ese</w:t>
        </w:r>
      </w:ins>
      <w:del w:id="358" w:author="Anonymous" w:date="2024-04-26T12:06:39Z">
        <w:r>
          <w:rPr/>
          <w:delText>is</w:delText>
        </w:r>
      </w:del>
      <w:r>
        <w:rPr/>
        <w:t xml:space="preserve"> smooth muscle </w:t>
      </w:r>
      <w:ins w:id="359" w:author="Anonymous" w:date="2024-04-26T12:06:44Z">
        <w:r>
          <w:rPr/>
          <w:t>cells</w:t>
        </w:r>
      </w:ins>
      <w:del w:id="360" w:author="Anonymous" w:date="2024-04-26T12:06:44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smooth muscle cell</w:t>
      </w:r>
      <w:ins w:id="361" w:author="Anonymous" w:date="2024-04-26T12:06:48Z">
        <w:r>
          <w:rPr/>
          <w:t>s</w:t>
        </w:r>
      </w:ins>
      <w:r>
        <w:rPr/>
        <w:t xml:space="preserve"> in this sample </w:t>
      </w:r>
      <w:ins w:id="362" w:author="Anonymous" w:date="2024-04-26T12:06:51Z">
        <w:r>
          <w:rPr/>
          <w:t>show</w:t>
        </w:r>
      </w:ins>
      <w:del w:id="363" w:author="Anonymous" w:date="2024-04-26T12:06:51Z">
        <w:r>
          <w:rPr/>
          <w:delText>shows</w:delText>
        </w:r>
      </w:del>
      <w:r>
        <w:rPr/>
        <w:t xml:space="preserve"> gene expression patterns associated with muscle-related functions, metabolic pathways, stress response, and inflammation."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"census_1e6a6ef9-7ec9-4c90-bbfb-2ad3c3165fd1_12975",</w:t>
      </w:r>
    </w:p>
    <w:p>
      <w:pPr>
        <w:pStyle w:val="LO-normal"/>
        <w:rPr/>
      </w:pPr>
      <w:r>
        <w:rPr/>
        <w:t xml:space="preserve">    </w:t>
      </w:r>
      <w:r>
        <w:rPr/>
        <w:t>"image": "census_1e6a6ef9-7ec9-4c90-bbfb-2ad3c3165fd1_12975",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364" w:author="Anonymous" w:date="2024-04-26T12:06:58Z">
        <w:r>
          <w:rPr/>
          <w:t>s</w:t>
        </w:r>
      </w:ins>
      <w:r>
        <w:rPr/>
        <w:t xml:space="preserve"> does this sample </w:t>
      </w:r>
      <w:ins w:id="365" w:author="Anonymous" w:date="2024-04-26T12:07:03Z">
        <w:r>
          <w:rPr/>
          <w:t>contain</w:t>
        </w:r>
      </w:ins>
      <w:del w:id="366" w:author="Anonymous" w:date="2024-04-26T12:07:03Z">
        <w:r>
          <w:rPr/>
          <w:delText>represent</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w:t>
      </w:r>
      <w:ins w:id="367" w:author="Anonymous" w:date="2024-04-26T12:07:09Z">
        <w:r>
          <w:rPr/>
          <w:t>contains</w:t>
        </w:r>
      </w:ins>
      <w:del w:id="368" w:author="Anonymous" w:date="2024-04-26T12:07:09Z">
        <w:r>
          <w:rPr/>
          <w:delText>represents</w:delText>
        </w:r>
      </w:del>
      <w:r>
        <w:rPr/>
        <w:t xml:space="preserve"> </w:t>
      </w:r>
      <w:del w:id="369" w:author="Anonymous" w:date="2024-04-26T12:07:13Z">
        <w:r>
          <w:rPr/>
          <w:delText>a</w:delText>
        </w:r>
      </w:del>
      <w:r>
        <w:rPr/>
        <w:t xml:space="preserve"> CD4-positive, alpha-beta T </w:t>
      </w:r>
      <w:ins w:id="370" w:author="Anonymous" w:date="2024-04-26T12:07:16Z">
        <w:r>
          <w:rPr/>
          <w:t>cells</w:t>
        </w:r>
      </w:ins>
      <w:del w:id="371" w:author="Anonymous" w:date="2024-04-26T12:07:16Z">
        <w:r>
          <w:rPr/>
          <w:delText>cell</w:delText>
        </w:r>
      </w:del>
      <w:r>
        <w:rPr/>
        <w:t xml:space="preserve"> derived from the lung."</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w:t>
      </w:r>
      <w:ins w:id="372" w:author="Anonymous" w:date="2024-04-26T12:07:20Z">
        <w:r>
          <w:rPr/>
          <w:t>s</w:t>
        </w:r>
      </w:ins>
      <w:r>
        <w:rPr/>
        <w:t>'s state or behavior?"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w:t>
      </w:r>
      <w:ins w:id="373" w:author="Anonymous" w:date="2024-04-26T12:07:26Z">
        <w:r>
          <w:rPr/>
          <w:t>s</w:t>
        </w:r>
      </w:ins>
      <w:r>
        <w:rPr/>
        <w:t xml:space="preserve"> exhibits </w:t>
      </w:r>
      <w:ins w:id="374" w:author="Anonymous" w:date="2024-04-26T12:07:50Z">
        <w:r>
          <w:rPr/>
          <w:t>proliferating</w:t>
        </w:r>
      </w:ins>
      <w:del w:id="375" w:author="Anonymous" w:date="2024-04-26T12:07:50Z">
        <w:r>
          <w:rPr/>
          <w:delText xml:space="preserve">cycling or dividing </w:delText>
        </w:r>
      </w:del>
      <w:r>
        <w:rPr/>
        <w:t>behavior."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information on the active pathways or functions in th</w:t>
      </w:r>
      <w:ins w:id="376" w:author="Anonymous" w:date="2024-04-26T12:08:00Z">
        <w:r>
          <w:rPr/>
          <w:t>ese</w:t>
        </w:r>
      </w:ins>
      <w:del w:id="377" w:author="Anonymous" w:date="2024-04-26T12:08:00Z">
        <w:r>
          <w:rPr/>
          <w:delText>is</w:delText>
        </w:r>
      </w:del>
      <w:r>
        <w:rPr/>
        <w:t xml:space="preserve"> </w:t>
      </w:r>
      <w:ins w:id="378" w:author="Anonymous" w:date="2024-04-26T12:08:05Z">
        <w:r>
          <w:rPr/>
          <w:t>cells</w:t>
        </w:r>
      </w:ins>
      <w:del w:id="379" w:author="Anonymous" w:date="2024-04-26T12:08:05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T cell sample shows signatures associated with the immune system, including T cell subsets, dendritic cells, hematopoietic stem cells, and various tissue-specific immune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"census_218acb0f-9f2f-4f76-b90b-15a4b7c7f629_25524",</w:t>
      </w:r>
    </w:p>
    <w:p>
      <w:pPr>
        <w:pStyle w:val="LO-normal"/>
        <w:rPr/>
      </w:pPr>
      <w:r>
        <w:rPr/>
        <w:t xml:space="preserve">    </w:t>
      </w:r>
      <w:r>
        <w:rPr/>
        <w:t>"image": "census_218acb0f-9f2f-4f76-b90b-15a4b7c7f629_25524",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380" w:author="Anonymous" w:date="2024-04-26T12:08:26Z">
        <w:r>
          <w:rPr/>
          <w:t>s</w:t>
        </w:r>
      </w:ins>
      <w:r>
        <w:rPr/>
        <w:t xml:space="preserve"> </w:t>
      </w:r>
      <w:ins w:id="381" w:author="Anonymous" w:date="2024-04-26T12:08:29Z">
        <w:r>
          <w:rPr/>
          <w:t>are</w:t>
        </w:r>
      </w:ins>
      <w:del w:id="382" w:author="Anonymous" w:date="2024-04-26T12:08:29Z">
        <w:r>
          <w:rPr/>
          <w:delText>is</w:delText>
        </w:r>
      </w:del>
      <w:r>
        <w:rPr/>
        <w:t xml:space="preserve">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383" w:author="Anonymous" w:date="2024-04-26T12:08:34Z">
        <w:r>
          <w:rPr/>
          <w:delText>a</w:delText>
        </w:r>
      </w:del>
      <w:r>
        <w:rPr/>
        <w:t xml:space="preserve"> CD8-positive, alpha-beta T cell</w:t>
      </w:r>
      <w:ins w:id="384" w:author="Anonymous" w:date="2024-04-26T12:08:37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more can you tell me about the state or behavior of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cells in this sample are characterized as naive, suggesting they have not yet encountered their specific antigen."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T cells are associated with immune response and surveillance in the blood. Their gene expression profile indicates active protein synthesis machinery, consistent with their role in maintaining immune readiness."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"census_7970bd6b-f752-47a9-8643-2af16855ec49_12981",</w:t>
      </w:r>
    </w:p>
    <w:p>
      <w:pPr>
        <w:pStyle w:val="LO-normal"/>
        <w:rPr/>
      </w:pPr>
      <w:r>
        <w:rPr/>
        <w:t xml:space="preserve">    </w:t>
      </w:r>
      <w:r>
        <w:rPr/>
        <w:t>"image": "census_7970bd6b-f752-47a9-8643-2af16855ec49_12981",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B-cell</w:t>
      </w:r>
      <w:ins w:id="385" w:author="Anonymous" w:date="2024-04-26T12:09:01Z">
        <w:r>
          <w:rPr/>
          <w:t>s</w:t>
        </w:r>
      </w:ins>
      <w:r>
        <w:rPr/>
        <w:t xml:space="preserve"> </w:t>
      </w:r>
      <w:ins w:id="386" w:author="Anonymous" w:date="2024-04-26T12:09:04Z">
        <w:r>
          <w:rPr/>
          <w:t>are</w:t>
        </w:r>
      </w:ins>
      <w:del w:id="387" w:author="Anonymous" w:date="2024-04-26T12:09:04Z">
        <w:r>
          <w:rPr/>
          <w:delText xml:space="preserve">is </w:delText>
        </w:r>
      </w:del>
      <w:r>
        <w:rPr/>
        <w:t>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388" w:author="Anonymous" w:date="2024-04-26T12:09:10Z">
        <w:r>
          <w:rPr/>
          <w:delText>a</w:delText>
        </w:r>
      </w:del>
      <w:r>
        <w:rPr/>
        <w:t xml:space="preserve"> memory B-cell</w:t>
      </w:r>
      <w:ins w:id="389" w:author="Anonymous" w:date="2024-04-26T12:09:11Z">
        <w:r>
          <w:rPr/>
          <w:t>s</w:t>
        </w:r>
      </w:ins>
      <w:r>
        <w:rPr/>
        <w:t xml:space="preserve"> derived from the tonsil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immunoglobulin formation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immunoglobulin formation involves specific genes such as IgG3 isotype, IGHJ1*01, IGHV3-48*03, IGLC2, and IGLV3-10 IGLJ3."</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w:t>
      </w:r>
      <w:ins w:id="390" w:author="Anonymous" w:date="2024-04-26T12:09:36Z">
        <w:r>
          <w:rPr/>
          <w:t>ese</w:t>
        </w:r>
      </w:ins>
      <w:del w:id="391" w:author="Anonymous" w:date="2024-04-26T12:09:36Z">
        <w:r>
          <w:rPr/>
          <w:delText>is</w:delText>
        </w:r>
      </w:del>
      <w:r>
        <w:rPr/>
        <w:t xml:space="preserve"> B-cell</w:t>
      </w:r>
      <w:ins w:id="392" w:author="Anonymous" w:date="2024-04-26T12:09:39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B-cell</w:t>
      </w:r>
      <w:ins w:id="393" w:author="Anonymous" w:date="2024-04-26T12:09:42Z">
        <w:r>
          <w:rPr/>
          <w:t>s</w:t>
        </w:r>
      </w:ins>
      <w:r>
        <w:rPr/>
        <w:t xml:space="preserve"> </w:t>
      </w:r>
      <w:ins w:id="394" w:author="Anonymous" w:date="2024-04-26T12:09:46Z">
        <w:r>
          <w:rPr/>
          <w:t>are</w:t>
        </w:r>
      </w:ins>
      <w:del w:id="395" w:author="Anonymous" w:date="2024-04-26T12:09:46Z">
        <w:r>
          <w:rPr/>
          <w:delText>is</w:delText>
        </w:r>
      </w:del>
      <w:r>
        <w:rPr/>
        <w:t xml:space="preserve"> associated with immune system function, including hematopoiesis, b-cell development, naive b-cells, memory b-cells, t-cells, dendritic cells, myeloid progenitors, and immune cells across various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highly expressed in this B-cell?"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B-cell include CD74, CD52, MS4A1, CD79A, LAPTM5, EEF1A1, CD79B, RPS27, COTL1, RPL41, RPS29, RPL39, HLA-DRB5, CD37, RPS12, ACTB, POLD4, CORO1A, RPL37, RPL11."</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"census_cda2c8cd-be1c-42e5-b2cd-162caa1c4ce7_1458",</w:t>
      </w:r>
    </w:p>
    <w:p>
      <w:pPr>
        <w:pStyle w:val="LO-normal"/>
        <w:rPr/>
      </w:pPr>
      <w:r>
        <w:rPr/>
        <w:t xml:space="preserve">    </w:t>
      </w:r>
      <w:r>
        <w:rPr/>
        <w:t>"image": "census_cda2c8cd-be1c-42e5-b2cd-162caa1c4ce7_1458",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tissue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derived from thymus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can be found in this thymus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thymus tissue contains erythrocytes in addition to immune cells such as myeloid progenitors, hematopoietic stem cells, erythroid progenitors, myeloid dendritic cells, memory B cells, and various T-cell subsets such as CD4-positive Alpha-Beta T cells and CD141-positive Myeloid Dendritic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"census_c2a461b1-0c15-4047-9fcb-1f966fe55100_109",</w:t>
      </w:r>
    </w:p>
    <w:p>
      <w:pPr>
        <w:pStyle w:val="LO-normal"/>
        <w:rPr/>
      </w:pPr>
      <w:r>
        <w:rPr/>
        <w:t xml:space="preserve">    </w:t>
      </w:r>
      <w:r>
        <w:rPr/>
        <w:t>"image": "census_c2a461b1-0c15-4047-9fcb-1f966fe55100_109",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 cells are present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CD4-positive alpha-beta memory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pathways or functions associated with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cells in this sample appear associated with immune system function, particularly related to alpha-beta T cell subsets found in blood, lung, skin, mammary gland, prostate, bladder, trachea, thymus, spleen, and mammary gland."</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highly expressed genes in this sample include NKG7, IFITM1, TXNIP, GNLY, S100A4, MT-ATP8, IL32, CD3E, IL7R, PTPRCAP, MT-ND4L, TSC22D3, CD52, EEF1A1, MT-CO2, SH3BGRL3, PFN1, RPS26, GZMH, RPL17."</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"census_7970bd6b-f752-47a9-8643-2af16855ec49_7692",</w:t>
      </w:r>
    </w:p>
    <w:p>
      <w:pPr>
        <w:pStyle w:val="LO-normal"/>
        <w:rPr/>
      </w:pPr>
      <w:r>
        <w:rPr/>
        <w:t xml:space="preserve">    </w:t>
      </w:r>
      <w:r>
        <w:rPr/>
        <w:t>"image": "census_7970bd6b-f752-47a9-8643-2af16855ec49_7692",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w:t>
      </w:r>
      <w:ins w:id="396" w:author="Anonymous" w:date="2024-04-26T12:11:30Z">
        <w:r>
          <w:rPr/>
          <w:t>s</w:t>
        </w:r>
      </w:ins>
      <w:r>
        <w:rPr/>
        <w:t xml:space="preserve">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represents </w:t>
      </w:r>
      <w:del w:id="397" w:author="Anonymous" w:date="2024-04-26T12:11:36Z">
        <w:r>
          <w:rPr/>
          <w:delText>a</w:delText>
        </w:r>
      </w:del>
      <w:r>
        <w:rPr/>
        <w:t xml:space="preserve"> memory B cell</w:t>
      </w:r>
      <w:ins w:id="398" w:author="Anonymous" w:date="2024-04-26T12:11:39Z">
        <w:r>
          <w:rPr/>
          <w:t>s</w:t>
        </w:r>
      </w:ins>
      <w:r>
        <w:rPr/>
        <w:t xml:space="preserve"> based on the provided information."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suggests that th</w:t>
      </w:r>
      <w:ins w:id="399" w:author="Anonymous" w:date="2024-04-26T12:11:46Z">
        <w:r>
          <w:rPr/>
          <w:t>ese</w:t>
        </w:r>
      </w:ins>
      <w:del w:id="400" w:author="Anonymous" w:date="2024-04-26T12:11:46Z">
        <w:r>
          <w:rPr/>
          <w:delText>is</w:delText>
        </w:r>
      </w:del>
      <w:r>
        <w:rPr/>
        <w:t xml:space="preserve"> memory B cell</w:t>
      </w:r>
      <w:ins w:id="401" w:author="Anonymous" w:date="2024-04-26T12:11:51Z">
        <w:r>
          <w:rPr/>
          <w:t>s</w:t>
        </w:r>
      </w:ins>
      <w:r>
        <w:rPr/>
        <w:t xml:space="preserve"> </w:t>
      </w:r>
      <w:ins w:id="402" w:author="Anonymous" w:date="2024-04-26T12:11:54Z">
        <w:r>
          <w:rPr/>
          <w:t>are actively</w:t>
        </w:r>
      </w:ins>
      <w:del w:id="403" w:author="Anonymous" w:date="2024-04-26T12:11:54Z">
        <w:r>
          <w:rPr/>
          <w:delText>is actively</w:delText>
        </w:r>
      </w:del>
      <w:r>
        <w:rPr/>
        <w:t xml:space="preserve"> regulating its activation state. Genes like CD74, CD79A, MS4A1 (CD20), and CD52 are associated with B-cell activation and proliferation. Additionally, the presence of DNAJB1 and HSPE1 may indicate the involvement of protein folding processes in response to environmental stimuli."</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does the IGH + IGL, IGHJ6*04, IGHV4-39*01, IGLC1, IGLV2-14, and IgM characteristics mean?"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characteristics refer to the immunoglobulin genes expressed by the B cell. The IGH (Immunoglobulin heavy chain), IGL (Immunoglobulin light chain), IGHJ6*04 (Immunoglobulin heavy chain joining), IGHV4-39*01 (Immunoglobulin heavy chain variable), IGLC1 (Immunoglobulin lambda constant), IGLV2-14 (Immunoglobulin lambda variable), and IgM (Immunoglobulin M) genes provide information on the specific immunoglobulin isotype produced by the B cell. However, the gene expression data provided does not include these specific immunoglobulin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"census_52ea546e-9229-40ef-b048-a2e694dd73e8_408",</w:t>
      </w:r>
    </w:p>
    <w:p>
      <w:pPr>
        <w:pStyle w:val="LO-normal"/>
        <w:rPr/>
      </w:pPr>
      <w:r>
        <w:rPr/>
        <w:t xml:space="preserve">    </w:t>
      </w:r>
      <w:r>
        <w:rPr/>
        <w:t>"image": "census_52ea546e-9229-40ef-b048-a2e694dd73e8_408",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represents </w:t>
      </w:r>
      <w:del w:id="404" w:author="Anonymous" w:date="2024-04-26T12:12:37Z">
        <w:r>
          <w:rPr/>
          <w:delText>a</w:delText>
        </w:r>
      </w:del>
      <w:r>
        <w:rPr/>
        <w:t xml:space="preserve"> </w:t>
      </w:r>
      <w:ins w:id="405" w:author="Anonymous" w:date="2024-04-26T12:12:40Z">
        <w:r>
          <w:rPr/>
          <w:t>neurons</w:t>
        </w:r>
      </w:ins>
      <w:del w:id="406" w:author="Anonymous" w:date="2024-04-26T12:12:40Z">
        <w:r>
          <w:rPr/>
          <w:delText>neuron</w:delText>
        </w:r>
      </w:del>
      <w:r>
        <w:rPr/>
        <w:t xml:space="preserve"> from the cerebral cortex of a 50-year-old male."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on the specific region in the cerebral cortex?"</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neuron</w:t>
      </w:r>
      <w:ins w:id="407" w:author="Anonymous" w:date="2024-04-26T12:12:48Z">
        <w:r>
          <w:rPr/>
          <w:t>s</w:t>
        </w:r>
      </w:ins>
      <w:r>
        <w:rPr/>
        <w:t xml:space="preserve"> in this sample </w:t>
      </w:r>
      <w:ins w:id="408" w:author="Anonymous" w:date="2024-04-26T12:12:50Z">
        <w:r>
          <w:rPr/>
          <w:t>come</w:t>
        </w:r>
      </w:ins>
      <w:del w:id="409" w:author="Anonymous" w:date="2024-04-26T12:12:50Z">
        <w:r>
          <w:rPr/>
          <w:delText>comes</w:delText>
        </w:r>
      </w:del>
      <w:r>
        <w:rPr/>
        <w:t xml:space="preserve"> from the Anterior parahippocampal gyrus, posterior part, and Medial entorhinal cortex."</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classification does th</w:t>
      </w:r>
      <w:ins w:id="410" w:author="Anonymous" w:date="2024-04-26T12:12:56Z">
        <w:r>
          <w:rPr/>
          <w:t>ese</w:t>
        </w:r>
      </w:ins>
      <w:del w:id="411" w:author="Anonymous" w:date="2024-04-26T12:12:56Z">
        <w:r>
          <w:rPr/>
          <w:delText>is</w:delText>
        </w:r>
      </w:del>
      <w:r>
        <w:rPr/>
        <w:t xml:space="preserve"> </w:t>
      </w:r>
      <w:ins w:id="412" w:author="Anonymous" w:date="2024-04-26T12:13:01Z">
        <w:r>
          <w:rPr/>
          <w:t>neurons</w:t>
        </w:r>
      </w:ins>
      <w:del w:id="413" w:author="Anonymous" w:date="2024-04-26T12:13:01Z">
        <w:r>
          <w:rPr/>
          <w:delText>neuron</w:delText>
        </w:r>
      </w:del>
      <w:r>
        <w:rPr/>
        <w:t xml:space="preserve"> have?"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w:t>
      </w:r>
      <w:ins w:id="414" w:author="Anonymous" w:date="2024-04-26T12:13:04Z">
        <w:r>
          <w:rPr/>
          <w:t>ese</w:t>
        </w:r>
      </w:ins>
      <w:del w:id="415" w:author="Anonymous" w:date="2024-04-26T12:13:04Z">
        <w:r>
          <w:rPr/>
          <w:delText>is</w:delText>
        </w:r>
      </w:del>
      <w:r>
        <w:rPr/>
        <w:t xml:space="preserve"> </w:t>
      </w:r>
      <w:ins w:id="416" w:author="Anonymous" w:date="2024-04-26T12:13:08Z">
        <w:r>
          <w:rPr/>
          <w:t>neurons</w:t>
        </w:r>
      </w:ins>
      <w:del w:id="417" w:author="Anonymous" w:date="2024-04-26T12:13:08Z">
        <w:r>
          <w:rPr/>
          <w:delText>neuron</w:delText>
        </w:r>
      </w:del>
      <w:r>
        <w:rPr/>
        <w:t xml:space="preserve"> </w:t>
      </w:r>
      <w:ins w:id="418" w:author="Anonymous" w:date="2024-04-26T12:13:10Z">
        <w:r>
          <w:rPr/>
          <w:t>belong</w:t>
        </w:r>
      </w:ins>
      <w:del w:id="419" w:author="Anonymous" w:date="2024-04-26T12:13:10Z">
        <w:r>
          <w:rPr/>
          <w:delText>belongs</w:delText>
        </w:r>
      </w:del>
      <w:r>
        <w:rPr/>
        <w:t xml:space="preserve"> to the MGE (medial ganglionic eminence) interneuron class."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appear to be highly expressed in th</w:t>
      </w:r>
      <w:ins w:id="420" w:author="Anonymous" w:date="2024-04-26T12:13:16Z">
        <w:r>
          <w:rPr/>
          <w:t>ese</w:t>
        </w:r>
      </w:ins>
      <w:del w:id="421" w:author="Anonymous" w:date="2024-04-26T12:13:16Z">
        <w:r>
          <w:rPr/>
          <w:delText>is</w:delText>
        </w:r>
      </w:del>
      <w:r>
        <w:rPr/>
        <w:t xml:space="preserve"> neuron</w:t>
      </w:r>
      <w:ins w:id="422" w:author="Anonymous" w:date="2024-04-26T12:13:20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highly expressed genes in th</w:t>
      </w:r>
      <w:ins w:id="423" w:author="Anonymous" w:date="2024-04-26T12:13:22Z">
        <w:r>
          <w:rPr/>
          <w:t>ese</w:t>
        </w:r>
      </w:ins>
      <w:del w:id="424" w:author="Anonymous" w:date="2024-04-26T12:13:22Z">
        <w:r>
          <w:rPr/>
          <w:delText>is</w:delText>
        </w:r>
      </w:del>
      <w:r>
        <w:rPr/>
        <w:t xml:space="preserve"> neuron</w:t>
      </w:r>
      <w:ins w:id="425" w:author="Anonymous" w:date="2024-04-26T12:13:26Z">
        <w:r>
          <w:rPr/>
          <w:t>s</w:t>
        </w:r>
      </w:ins>
      <w:r>
        <w:rPr/>
        <w:t xml:space="preserve"> include NRXN3, RBFOX1, DLGAP1, ROBO2, GRIK1, PCDH7, DLG2, SNHG14, LRP1B, ROBO1, KIRREL3, SYT1, NRG3, NXPH1, LRRTM4, LSAMP, GRIP1, PTPRT, KAZN, GRIA1."</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functions or pathways associated with these highly expressed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genes are associated with various functions related to neuronal function, including synaptic transmission, neuronal development, ion transport, signal transduction, and axon guidance."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"census_d7d7e89c-c93a-422d-8958-9b4a90b69558_7511",</w:t>
      </w:r>
    </w:p>
    <w:p>
      <w:pPr>
        <w:pStyle w:val="LO-normal"/>
        <w:rPr/>
      </w:pPr>
      <w:r>
        <w:rPr/>
        <w:t xml:space="preserve">    </w:t>
      </w:r>
      <w:r>
        <w:rPr/>
        <w:t>"image": "census_d7d7e89c-c93a-422d-8958-9b4a90b69558_7511",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 cells are these?"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T cells are thymus-derived CD8-positive, alpha-beta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is the current phase of the T-cell cycle?"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 cells appear to be in the G1 phase."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T cells show signatures associated with hematopoiesis, thymus-derived CD8-positive alpha-beta T cells, and memory B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"Which genes are highly expressed in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MT-ATP8, RPS4Y1, RPS26, SELL, RPL30, TMEM123, TCF7, HNRNPF, RPL32, RPS27, IL7R, RPS15A, RPL18A, RNF213, MT-ATP6, RPL39, RPL13, RPS5."</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"census_1e6a6ef9-7ec9-4c90-bbfb-2ad3c3165fd1_7588",</w:t>
      </w:r>
    </w:p>
    <w:p>
      <w:pPr>
        <w:pStyle w:val="LO-normal"/>
        <w:rPr/>
      </w:pPr>
      <w:r>
        <w:rPr/>
        <w:t xml:space="preserve">    </w:t>
      </w:r>
      <w:r>
        <w:rPr/>
        <w:t>"image": "census_1e6a6ef9-7ec9-4c90-bbfb-2ad3c3165fd1_7588",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sample is this?"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appears to be a classical monocyte cell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these monocytes?"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provided information does not give specific details on the state or behavior of these monocytes beyond their origin in a lymph node."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monocyte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mitochondrial genes MTCO2P22, MTND4P33, MTCO3P18, MTND2P13, MTND3P6, MTATP6P29, MTCYBP19, MTND5P17, and others like DUSP1, LYZ, MMP9, PSAP, TYMP, NR4A1, APOE, ITGB2, and GSN. These genes could be associated with various functions such as immune response, signal transduction, and metabolic processes."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"census_1b9d8702-5af8-4142-85ed-020eb06ec4f6_7136",</w:t>
      </w:r>
    </w:p>
    <w:p>
      <w:pPr>
        <w:pStyle w:val="LO-normal"/>
        <w:rPr/>
      </w:pPr>
      <w:r>
        <w:rPr/>
        <w:t xml:space="preserve">    </w:t>
      </w:r>
      <w:r>
        <w:rPr/>
        <w:t>"image": "census_1b9d8702-5af8-4142-85ed-020eb06ec4f6_7136",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T cells are present in the given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given sample represents cycling T follicular helper (Tfh)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the Tfh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Tfh cells exhibit activity in pathways related to T cell function, activation, and differentiation, including regulation of T cell activation, T cell receptor signaling pathway, and Th17 cell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in the Tfh cells show high expression?"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Tfh cells exhibit high expression in genes related to T cell function, activation, and differentiation, such as DNAJB1, AREG, FOS, CITED2, SAT1, IL7R, and BTG1."</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"census_1b9d8702-5af8-4142-85ed-020eb06ec4f6_21319",</w:t>
      </w:r>
    </w:p>
    <w:p>
      <w:pPr>
        <w:pStyle w:val="LO-normal"/>
        <w:rPr/>
      </w:pPr>
      <w:r>
        <w:rPr/>
        <w:t xml:space="preserve">    </w:t>
      </w:r>
      <w:r>
        <w:rPr/>
        <w:t>"image": "census_1b9d8702-5af8-4142-85ed-020eb06ec4f6_21319",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cell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426" w:author="Anonymous" w:date="2024-04-26T12:14:36Z">
        <w:r>
          <w:rPr/>
          <w:delText>a</w:delText>
        </w:r>
      </w:del>
      <w:r>
        <w:rPr/>
        <w:t xml:space="preserve"> T follicular helper (Tfh) cell</w:t>
      </w:r>
      <w:ins w:id="427" w:author="Anonymous" w:date="2024-04-26T12:14:39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Tfh cell</w:t>
      </w:r>
      <w:ins w:id="428" w:author="Anonymous" w:date="2024-04-26T12:14:48Z">
        <w:r>
          <w:rPr/>
          <w:t>s</w:t>
        </w:r>
      </w:ins>
      <w:r>
        <w:rPr/>
        <w:t>'s active pathways or functions?"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Tfh cell</w:t>
      </w:r>
      <w:ins w:id="429" w:author="Anonymous" w:date="2024-04-26T12:14:51Z">
        <w:r>
          <w:rPr/>
          <w:t>s</w:t>
        </w:r>
      </w:ins>
      <w:r>
        <w:rPr/>
        <w:t xml:space="preserve"> </w:t>
      </w:r>
      <w:ins w:id="430" w:author="Anonymous" w:date="2024-04-26T12:14:54Z">
        <w:r>
          <w:rPr/>
          <w:t>exhibit</w:t>
        </w:r>
      </w:ins>
      <w:del w:id="431" w:author="Anonymous" w:date="2024-04-26T12:14:54Z">
        <w:r>
          <w:rPr/>
          <w:delText>exhibits</w:delText>
        </w:r>
      </w:del>
      <w:r>
        <w:rPr/>
        <w:t xml:space="preserve"> signatures related to t-cell function, specifically in lymph nodes, as well as memory t-cells, thymic pro-t-cells, and thymocytes. Additionally, the top expressed genes suggest roles in immune response, energy metabolism, and stress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"census_1e6a6ef9-7ec9-4c90-bbfb-2ad3c3165fd1_12359",</w:t>
      </w:r>
    </w:p>
    <w:p>
      <w:pPr>
        <w:pStyle w:val="LO-normal"/>
        <w:rPr/>
      </w:pPr>
      <w:r>
        <w:rPr/>
        <w:t xml:space="preserve">    </w:t>
      </w:r>
      <w:r>
        <w:rPr/>
        <w:t>"image": "census_1e6a6ef9-7ec9-4c90-bbfb-2ad3c3165fd1_12359",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 we have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classical monocytes."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origin of these monocytes?"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monocytes in this sample originate from the lung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condition of these monocytes?"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transcriptomic profile suggests that the monocytes may be involved in the immune response, as indicated by the presence of genes associated with inflammation (S100A8, S100A9) and the activation of macrophages (TYROBP)."</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"census_ca20e2ac-5676-4158-b5d0-0c2b15898b19_815",</w:t>
      </w:r>
    </w:p>
    <w:p>
      <w:pPr>
        <w:pStyle w:val="LO-normal"/>
        <w:rPr/>
      </w:pPr>
      <w:r>
        <w:rPr/>
        <w:t xml:space="preserve">    </w:t>
      </w:r>
      <w:r>
        <w:rPr/>
        <w:t>"image": "census_ca20e2ac-5676-4158-b5d0-0c2b15898b19_815",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composed of central nervous system macrophages (Microglia) originating from the cerebral nuclei, specifically from the internal segment of globus pallidus (GPi)."</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"census_218acb0f-9f2f-4f76-b90b-15a4b7c7f629_39530",</w:t>
      </w:r>
    </w:p>
    <w:p>
      <w:pPr>
        <w:pStyle w:val="LO-normal"/>
        <w:rPr/>
      </w:pPr>
      <w:r>
        <w:rPr/>
        <w:t xml:space="preserve">    </w:t>
      </w:r>
      <w:r>
        <w:rPr/>
        <w:t>"image": "census_218acb0f-9f2f-4f76-b90b-15a4b7c7f629_39530",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w:t>
      </w:r>
      <w:ins w:id="432" w:author="Anonymous" w:date="2024-04-26T12:15:28Z">
        <w:r>
          <w:rPr/>
          <w:t>s</w:t>
        </w:r>
      </w:ins>
      <w:r>
        <w:rPr/>
        <w:t xml:space="preserve">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represents </w:t>
      </w:r>
      <w:del w:id="433" w:author="Anonymous" w:date="2024-04-26T12:15:33Z">
        <w:r>
          <w:rPr/>
          <w:delText>a</w:delText>
        </w:r>
      </w:del>
      <w:r>
        <w:rPr/>
        <w:t xml:space="preserve"> CD8-positive alpha-beta T cell</w:t>
      </w:r>
      <w:ins w:id="434" w:author="Anonymous" w:date="2024-04-26T12:15:35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w:t>
      </w:r>
      <w:ins w:id="435" w:author="Anonymous" w:date="2024-04-26T12:15:39Z">
        <w:r>
          <w:rPr/>
          <w:t>ese</w:t>
        </w:r>
      </w:ins>
      <w:del w:id="436" w:author="Anonymous" w:date="2024-04-26T12:15:39Z">
        <w:r>
          <w:rPr/>
          <w:delText>is</w:delText>
        </w:r>
      </w:del>
      <w:r>
        <w:rPr/>
        <w:t xml:space="preserve"> </w:t>
      </w:r>
      <w:ins w:id="437" w:author="Anonymous" w:date="2024-04-26T12:15:44Z">
        <w:r>
          <w:rPr/>
          <w:t>cells</w:t>
        </w:r>
      </w:ins>
      <w:del w:id="438" w:author="Anonymous" w:date="2024-04-26T12:15:44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active pathways in th</w:t>
      </w:r>
      <w:ins w:id="439" w:author="Anonymous" w:date="2024-04-26T12:15:46Z">
        <w:r>
          <w:rPr/>
          <w:t>ese</w:t>
        </w:r>
      </w:ins>
      <w:del w:id="440" w:author="Anonymous" w:date="2024-04-26T12:15:46Z">
        <w:r>
          <w:rPr/>
          <w:delText>is</w:delText>
        </w:r>
      </w:del>
      <w:r>
        <w:rPr/>
        <w:t xml:space="preserve"> T cell</w:t>
      </w:r>
      <w:ins w:id="441" w:author="Anonymous" w:date="2024-04-26T12:15:50Z">
        <w:r>
          <w:rPr/>
          <w:t>s</w:t>
        </w:r>
      </w:ins>
      <w:r>
        <w:rPr/>
        <w:t xml:space="preserve"> appear to be related to immune system function, including T cell subsets, hematopoiesis, b cell development, myeloid and dendritic cells, innate immune cells, and immune cells across various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details on the top expressed genes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ribosomal proteins (RPL21, RPS27, RPL27A, RPS29, RPS19, RPL7, RPL13A, RPL41, RPS14, RPL31, RPS4X, RPS6, RPL36A, RPL34) involved in protein synthesis, and mitochondrial genes (MT-CO3) involved in energy production."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"census_a84face4-eb30-4f43-994f-c6a13a097808_440",</w:t>
      </w:r>
    </w:p>
    <w:p>
      <w:pPr>
        <w:pStyle w:val="LO-normal"/>
        <w:rPr/>
      </w:pPr>
      <w:r>
        <w:rPr/>
        <w:t xml:space="preserve">    </w:t>
      </w:r>
      <w:r>
        <w:rPr/>
        <w:t>"image": "census_a84face4-eb30-4f43-994f-c6a13a097808_440",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the given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neuron cells derived from the Cingulate gyrus, specifically the A29-A30 dissection in the cerebral cortex."</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provided data, the neuron cells in the sample exhibit activities related to synaptic function, neurotransmission, and synaptic plasticity, which are essential for proper neural connectivity and information processing in the brain."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"census_2872f4b0-b171-46e2-abc6-befcf6de6306_3053",</w:t>
      </w:r>
    </w:p>
    <w:p>
      <w:pPr>
        <w:pStyle w:val="LO-normal"/>
        <w:rPr/>
      </w:pPr>
      <w:r>
        <w:rPr/>
        <w:t xml:space="preserve">    </w:t>
      </w:r>
      <w:r>
        <w:rPr/>
        <w:t>"image": "census_2872f4b0-b171-46e2-abc6-befcf6de6306_3053",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 we have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composed of IgA plasma cells from the caecum."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functional pathways or processes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functional pathways </w:t>
      </w:r>
      <w:ins w:id="442" w:author="Anonymous" w:date="2024-04-26T12:16:24Z">
        <w:r>
          <w:rPr/>
          <w:t>and</w:t>
        </w:r>
      </w:ins>
      <w:del w:id="443" w:author="Anonymous" w:date="2024-04-26T12:16:24Z">
        <w:r>
          <w:rPr/>
          <w:delText>or</w:delText>
        </w:r>
      </w:del>
      <w:r>
        <w:rPr/>
        <w:t xml:space="preserve"> processes in this sample include immune response, specifically related to antibody production (IgA class switching) and plasma cell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particularly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JCHAIN, IGKC, TNFRSF17, MT-ND4L, MT-CO2, MT-ATP8, MT-CO1, MT-ND3, MT-ATP6, MT-ND1, MT-CYB, MT-ND5, MT-ND2, which align with the plasma cell's primary function in antibody secretion."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"census_d8da613f-e681-4c69-b463-e94f5e66847f_1863",</w:t>
      </w:r>
    </w:p>
    <w:p>
      <w:pPr>
        <w:pStyle w:val="LO-normal"/>
        <w:rPr/>
      </w:pPr>
      <w:r>
        <w:rPr/>
        <w:t xml:space="preserve">    </w:t>
      </w:r>
      <w:r>
        <w:rPr/>
        <w:t>"image": "census_d8da613f-e681-4c69-b463-e94f5e66847f_1863",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444" w:author="Anonymous" w:date="2024-04-26T12:16:41Z">
        <w:r>
          <w:rPr/>
          <w:t>s</w:t>
        </w:r>
      </w:ins>
      <w:r>
        <w:rPr/>
        <w:t xml:space="preserve">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represents </w:t>
      </w:r>
      <w:del w:id="445" w:author="Anonymous" w:date="2024-04-26T12:16:44Z">
        <w:r>
          <w:rPr/>
          <w:delText>an</w:delText>
        </w:r>
      </w:del>
      <w:r>
        <w:rPr/>
        <w:t xml:space="preserve"> activated B cell</w:t>
      </w:r>
      <w:ins w:id="446" w:author="Anonymous" w:date="2024-04-26T12:16:47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tell me more about the biological state or processes related to th</w:t>
      </w:r>
      <w:ins w:id="447" w:author="Anonymous" w:date="2024-04-26T12:16:54Z">
        <w:r>
          <w:rPr/>
          <w:t>ese</w:t>
        </w:r>
      </w:ins>
      <w:del w:id="448" w:author="Anonymous" w:date="2024-04-26T12:16:54Z">
        <w:r>
          <w:rPr/>
          <w:delText>is</w:delText>
        </w:r>
      </w:del>
      <w:r>
        <w:rPr/>
        <w:t xml:space="preserve"> B </w:t>
      </w:r>
      <w:ins w:id="449" w:author="Anonymous" w:date="2024-04-26T12:16:58Z">
        <w:r>
          <w:rPr/>
          <w:t>cells</w:t>
        </w:r>
      </w:ins>
      <w:del w:id="450" w:author="Anonymous" w:date="2024-04-26T12:16:58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B cell</w:t>
      </w:r>
      <w:ins w:id="451" w:author="Anonymous" w:date="2024-04-26T12:17:01Z">
        <w:r>
          <w:rPr/>
          <w:t>s</w:t>
        </w:r>
      </w:ins>
      <w:r>
        <w:rPr/>
        <w:t xml:space="preserve"> appear</w:t>
      </w:r>
      <w:del w:id="452" w:author="Anonymous" w:date="2024-04-26T12:17:07Z">
        <w:r>
          <w:rPr/>
          <w:delText>s</w:delText>
        </w:r>
      </w:del>
      <w:r>
        <w:rPr/>
        <w:t xml:space="preserve"> to be in an activated state, which means </w:t>
      </w:r>
      <w:ins w:id="453" w:author="Anonymous" w:date="2024-04-26T12:17:15Z">
        <w:r>
          <w:rPr/>
          <w:t>they have</w:t>
        </w:r>
      </w:ins>
      <w:del w:id="454" w:author="Anonymous" w:date="2024-04-26T12:17:15Z">
        <w:r>
          <w:rPr/>
          <w:delText>it has</w:delText>
        </w:r>
      </w:del>
      <w:r>
        <w:rPr/>
        <w:t xml:space="preserve"> been stimulated by antigens or other signals to perform its immune functions."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"Which genes are significantly upregulated in th</w:t>
      </w:r>
      <w:ins w:id="455" w:author="Anonymous" w:date="2024-04-26T12:17:24Z">
        <w:r>
          <w:rPr/>
          <w:t>ese</w:t>
        </w:r>
      </w:ins>
      <w:del w:id="456" w:author="Anonymous" w:date="2024-04-26T12:17:24Z">
        <w:r>
          <w:rPr/>
          <w:delText>is</w:delText>
        </w:r>
      </w:del>
      <w:r>
        <w:rPr/>
        <w:t xml:space="preserve"> activated B </w:t>
      </w:r>
      <w:ins w:id="457" w:author="Anonymous" w:date="2024-04-26T12:17:28Z">
        <w:r>
          <w:rPr/>
          <w:t>cells</w:t>
        </w:r>
      </w:ins>
      <w:del w:id="458" w:author="Anonymous" w:date="2024-04-26T12:17:28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"Some of the top expressed genes in th</w:t>
      </w:r>
      <w:ins w:id="459" w:author="Anonymous" w:date="2024-04-26T12:17:33Z">
        <w:r>
          <w:rPr/>
          <w:t>ese</w:t>
        </w:r>
      </w:ins>
      <w:del w:id="460" w:author="Anonymous" w:date="2024-04-26T12:17:33Z">
        <w:r>
          <w:rPr/>
          <w:delText>is</w:delText>
        </w:r>
      </w:del>
      <w:r>
        <w:rPr/>
        <w:t xml:space="preserve"> activated B </w:t>
      </w:r>
      <w:ins w:id="461" w:author="Anonymous" w:date="2024-04-26T12:17:37Z">
        <w:r>
          <w:rPr/>
          <w:t>cells</w:t>
        </w:r>
      </w:ins>
      <w:del w:id="462" w:author="Anonymous" w:date="2024-04-26T12:17:37Z">
        <w:r>
          <w:rPr/>
          <w:delText>cell</w:delText>
        </w:r>
      </w:del>
      <w:r>
        <w:rPr/>
        <w:t xml:space="preserve"> include BANK1, EBF1, TOX, PIP4K2A, XIST, ANKRD44, and CDC42SE2. These genes have roles in B-cell activation, proliferation, and </w:t>
      </w:r>
      <w:ins w:id="463" w:author="Anonymous" w:date="2024-04-26T12:17:44Z">
        <w:r>
          <w:rPr/>
          <w:t>signalling</w:t>
        </w:r>
      </w:ins>
      <w:del w:id="464" w:author="Anonymous" w:date="2024-04-26T12:17:44Z">
        <w:r>
          <w:rPr/>
          <w:delText>signaling</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details on the origin or tissue of th</w:t>
      </w:r>
      <w:ins w:id="465" w:author="Anonymous" w:date="2024-04-26T12:17:50Z">
        <w:r>
          <w:rPr/>
          <w:t>ese</w:t>
        </w:r>
      </w:ins>
      <w:del w:id="466" w:author="Anonymous" w:date="2024-04-26T12:17:50Z">
        <w:r>
          <w:rPr/>
          <w:delText>is</w:delText>
        </w:r>
      </w:del>
      <w:r>
        <w:rPr/>
        <w:t xml:space="preserve"> activated B </w:t>
      </w:r>
      <w:ins w:id="467" w:author="Anonymous" w:date="2024-04-26T12:17:56Z">
        <w:r>
          <w:rPr/>
          <w:t>cells</w:t>
        </w:r>
      </w:ins>
      <w:del w:id="468" w:author="Anonymous" w:date="2024-04-26T12:17:56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w:t>
      </w:r>
      <w:ins w:id="469" w:author="Anonymous" w:date="2024-04-26T12:17:57Z">
        <w:r>
          <w:rPr/>
          <w:t>ese</w:t>
        </w:r>
      </w:ins>
      <w:del w:id="470" w:author="Anonymous" w:date="2024-04-26T12:17:57Z">
        <w:r>
          <w:rPr/>
          <w:delText>is</w:delText>
        </w:r>
      </w:del>
      <w:r>
        <w:rPr/>
        <w:t xml:space="preserve"> activated B </w:t>
      </w:r>
      <w:ins w:id="471" w:author="Anonymous" w:date="2024-04-26T12:18:02Z">
        <w:r>
          <w:rPr/>
          <w:t>cells</w:t>
        </w:r>
      </w:ins>
      <w:del w:id="472" w:author="Anonymous" w:date="2024-04-26T12:18:02Z">
        <w:r>
          <w:rPr/>
          <w:delText>cell</w:delText>
        </w:r>
      </w:del>
      <w:r>
        <w:rPr/>
        <w:t xml:space="preserve"> originated from lung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pathways or processes related to the B cell</w:t>
      </w:r>
      <w:ins w:id="473" w:author="Anonymous" w:date="2024-04-26T12:18:08Z">
        <w:r>
          <w:rPr/>
          <w:t>s</w:t>
        </w:r>
      </w:ins>
      <w:r>
        <w:rPr/>
        <w:t>'s origin tissue that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provided information, I cannot determine specific pathways or processes related to the B cell</w:t>
      </w:r>
      <w:ins w:id="474" w:author="Anonymous" w:date="2024-04-26T12:18:14Z">
        <w:r>
          <w:rPr/>
          <w:t>s</w:t>
        </w:r>
      </w:ins>
      <w:r>
        <w:rPr/>
        <w:t>'s origin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"census_2872f4b0-b171-46e2-abc6-befcf6de6306_225",</w:t>
      </w:r>
    </w:p>
    <w:p>
      <w:pPr>
        <w:pStyle w:val="LO-normal"/>
        <w:rPr/>
      </w:pPr>
      <w:r>
        <w:rPr/>
        <w:t xml:space="preserve">    </w:t>
      </w:r>
      <w:r>
        <w:rPr/>
        <w:t>"image": "census_2872f4b0-b171-46e2-abc6-befcf6de6306_225",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w:t>
      </w:r>
      <w:ins w:id="475" w:author="Anonymous" w:date="2024-04-26T12:18:19Z">
        <w:r>
          <w:rPr/>
          <w:t>s</w:t>
        </w:r>
      </w:ins>
      <w:r>
        <w:rPr/>
        <w:t xml:space="preserve">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sample represents </w:t>
      </w:r>
      <w:del w:id="476" w:author="Anonymous" w:date="2024-04-26T12:18:23Z">
        <w:r>
          <w:rPr/>
          <w:delText>a</w:delText>
        </w:r>
      </w:del>
      <w:r>
        <w:rPr/>
        <w:t xml:space="preserve"> memory B cell</w:t>
      </w:r>
      <w:ins w:id="477" w:author="Anonymous" w:date="2024-04-26T12:18:26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active pathways in this sample include immune system function, hematopoiesis, B cell development, myeloid and dendritic cells, as well as T cell subsets across various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appear to be highly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"Some of the highly expressed genes in this sample include CD74, DNAJB1, CD69, DUSP2, MT-ATP8, NR4A1, HSP90AA1, JUN, KLF2, EGR1, FOSB, HLA-DRB5, MT-ND4L, HSPH1, EGR4, DUSP1, JUNB, HSPA8, ZFAND2A, IER2."</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"census_ea01c125-67a7-4bd3-a8b0-e1b53a011b7e_12",</w:t>
      </w:r>
    </w:p>
    <w:p>
      <w:pPr>
        <w:pStyle w:val="LO-normal"/>
        <w:rPr/>
      </w:pPr>
      <w:r>
        <w:rPr/>
        <w:t xml:space="preserve">    </w:t>
      </w:r>
      <w:r>
        <w:rPr/>
        <w:t>"image": "census_ea01c125-67a7-4bd3-a8b0-e1b53a011b7e_12",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"Could you describe the type of cell</w:t>
      </w:r>
      <w:ins w:id="478" w:author="Anonymous" w:date="2024-04-26T12:18:43Z">
        <w:r>
          <w:rPr/>
          <w:t>s</w:t>
        </w:r>
      </w:ins>
      <w:r>
        <w:rPr/>
        <w:t xml:space="preserve">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appears to be </w:t>
      </w:r>
      <w:del w:id="479" w:author="Anonymous" w:date="2024-04-26T12:18:48Z">
        <w:r>
          <w:rPr/>
          <w:delText>an</w:delText>
        </w:r>
      </w:del>
      <w:r>
        <w:rPr/>
        <w:t xml:space="preserve"> epithelial cell</w:t>
      </w:r>
      <w:ins w:id="480" w:author="Anonymous" w:date="2024-04-26T12:18:51Z">
        <w:r>
          <w:rPr/>
          <w:t>s</w:t>
        </w:r>
      </w:ins>
      <w:r>
        <w:rPr/>
        <w:t xml:space="preserve"> from the nephron."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else can you tell me about th</w:t>
      </w:r>
      <w:ins w:id="481" w:author="Anonymous" w:date="2024-04-26T12:18:56Z">
        <w:r>
          <w:rPr/>
          <w:t>ese</w:t>
        </w:r>
      </w:ins>
      <w:del w:id="482" w:author="Anonymous" w:date="2024-04-26T12:18:56Z">
        <w:r>
          <w:rPr/>
          <w:delText>is</w:delText>
        </w:r>
      </w:del>
      <w:r>
        <w:rPr/>
        <w:t xml:space="preserve"> nephron epithelial </w:t>
      </w:r>
      <w:ins w:id="483" w:author="Anonymous" w:date="2024-04-26T12:19:01Z">
        <w:r>
          <w:rPr/>
          <w:t>cells</w:t>
        </w:r>
      </w:ins>
      <w:del w:id="484" w:author="Anonymous" w:date="2024-04-26T12:19:01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nephron epithelial cell</w:t>
      </w:r>
      <w:ins w:id="485" w:author="Anonymous" w:date="2024-04-26T12:19:04Z">
        <w:r>
          <w:rPr/>
          <w:t>s</w:t>
        </w:r>
      </w:ins>
      <w:r>
        <w:rPr/>
        <w:t xml:space="preserve"> in this sample </w:t>
      </w:r>
      <w:ins w:id="486" w:author="Anonymous" w:date="2024-04-26T12:19:07Z">
        <w:r>
          <w:rPr/>
          <w:t>exhibit</w:t>
        </w:r>
      </w:ins>
      <w:del w:id="487" w:author="Anonymous" w:date="2024-04-26T12:19:07Z">
        <w:r>
          <w:rPr/>
          <w:delText>exhibits</w:delText>
        </w:r>
      </w:del>
      <w:r>
        <w:rPr/>
        <w:t xml:space="preserve"> a childhood kidney tumor signature. </w:t>
      </w:r>
      <w:ins w:id="488" w:author="Anonymous" w:date="2024-04-26T12:19:12Z">
        <w:r>
          <w:rPr/>
          <w:t>They</w:t>
        </w:r>
      </w:ins>
      <w:del w:id="489" w:author="Anonymous" w:date="2024-04-26T12:19:12Z">
        <w:r>
          <w:rPr/>
          <w:delText>It</w:delText>
        </w:r>
      </w:del>
      <w:r>
        <w:rPr/>
        <w:t xml:space="preserve"> also shows characteristics associated with immature epithelial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does the gene expression data reveal about the cell</w:t>
      </w:r>
      <w:ins w:id="490" w:author="Anonymous" w:date="2024-04-26T12:19:20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include mitochondrial genes (MT-ND3, MT-ND1, MT-CO3, MT-ATP6, etc.), which suggests increased energy metabolism. Additionally, genes like IGF2 and IGFBP2 suggest growth factor activity and regulation."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"census_07854d9c-5375-4a9b-ac34-fa919d3c3686_692",</w:t>
      </w:r>
    </w:p>
    <w:p>
      <w:pPr>
        <w:pStyle w:val="LO-normal"/>
        <w:rPr/>
      </w:pPr>
      <w:r>
        <w:rPr/>
        <w:t xml:space="preserve">    </w:t>
      </w:r>
      <w:r>
        <w:rPr/>
        <w:t>"image": "census_07854d9c-5375-4a9b-ac34-fa919d3c3686_692",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kidney cell</w:t>
      </w:r>
      <w:ins w:id="491" w:author="Anonymous" w:date="2024-04-26T12:19:39Z">
        <w:r>
          <w:rPr/>
          <w:t>s</w:t>
        </w:r>
      </w:ins>
      <w:r>
        <w:rPr/>
        <w:t xml:space="preserve">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from a kidney loop of Henle thick ascending limb epithelial cells taken from the cortex region."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shows upregulation of genes related to kidney function, such as SLC12A1 (solute carrier family 12 member 1), which plays a crucial role in electrolyte transport in the thick ascending limb."</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specific pathways or functions associated with this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suggests the involvement of pathways related to kidney function, electrolyte transport, and epithelial cell development."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on the genes that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"Some of the notable genes in this sample include MECOM (MDS1-EVI1 complex locus), ESRRG (estrogen-related receptor gamma), UMOD (uromodulin), CASR (calcium-sensing receptor), and ENOX1 (ecto-NOX disulfide-thiol exchanger 1). These genes have roles in kidney development, ion transport, and cell signaling."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"census_b46237d1-19c6-4af2-9335-9854634bad16_1190",</w:t>
      </w:r>
    </w:p>
    <w:p>
      <w:pPr>
        <w:pStyle w:val="LO-normal"/>
        <w:rPr/>
      </w:pPr>
      <w:r>
        <w:rPr/>
        <w:t xml:space="preserve">    </w:t>
      </w:r>
      <w:r>
        <w:rPr/>
        <w:t>"image": "census_b46237d1-19c6-4af2-9335-9854634bad16_1190",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tissue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derived from colon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cells are present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presence of erythroblasts at Carnegie stage 17 suggests that these cells are likely erythroid progenitor cells at the specified developmental stage."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pathways or functions associated with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pathways identified in the sample indicate various immune system functions such as hematopoiesis, b cell development, t cell subsets, myeloid dendritic cells, innate immune cells, and immune cells across various tissues."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"census_7c1c3d47-3166-43e5-9a95-65ceb2d45f78_99",</w:t>
      </w:r>
    </w:p>
    <w:p>
      <w:pPr>
        <w:pStyle w:val="LO-normal"/>
        <w:rPr/>
      </w:pPr>
      <w:r>
        <w:rPr/>
        <w:t xml:space="preserve">    </w:t>
      </w:r>
      <w:r>
        <w:rPr/>
        <w:t>"image": "census_7c1c3d47-3166-43e5-9a95-65ceb2d45f78_99",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consists of central nervous system macrophages, specifically microglia, derived from the pons region."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microglia sample shows active pathways related to immune response, neurodegenerative diseases (Alzheimer's disease, Parkinson's disease), and cancer (breast cancer, prostate cancer)."</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"census_d567b692-c374-4628-a508-8008f6778f22_5625",</w:t>
      </w:r>
    </w:p>
    <w:p>
      <w:pPr>
        <w:pStyle w:val="LO-normal"/>
        <w:rPr/>
      </w:pPr>
      <w:r>
        <w:rPr/>
        <w:t xml:space="preserve">    </w:t>
      </w:r>
      <w:r>
        <w:rPr/>
        <w:t>"image": "census_d567b692-c374-4628-a508-8008f6778f22_5625",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neural cell is this from?"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neural cell appears to be from the atrioventricular node, which plays a crucial role in the conduction system of the heart."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this neural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neural cell appears to be in the NC2_glial_NGF+ state, which might indicate a specific functional or signaling context."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seem relevant for this neural cell based on the provided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data provided, this neural cell appears to be involved in various pathways related to cardiac function (cardiomyopathy, hypertrophic), neurological conditions (ataxia, dementia), muscular dystrophy, and cancer-related pathways (gastric cancer, breast cancer)."</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"census_842c6f5d-4a94-4eef-8510-8c792d1124bc_6947",</w:t>
      </w:r>
    </w:p>
    <w:p>
      <w:pPr>
        <w:pStyle w:val="LO-normal"/>
        <w:rPr/>
      </w:pPr>
      <w:r>
        <w:rPr/>
        <w:t xml:space="preserve">    </w:t>
      </w:r>
      <w:r>
        <w:rPr/>
        <w:t>"image": "census_842c6f5d-4a94-4eef-8510-8c792d1124bc_6947",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a mast cell, which is a type of myeloid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associated with this mast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mast cell exhibits signatures associated with the immune system, including the presence in tissues such as the trachea, small intestine, large intestine, bladder, spleen, and blood. The top expressed genes suggest roles in inflammation, degranulation, and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"census_b46237d1-19c6-4af2-9335-9854634bad16_7910",</w:t>
      </w:r>
    </w:p>
    <w:p>
      <w:pPr>
        <w:pStyle w:val="LO-normal"/>
        <w:rPr/>
      </w:pPr>
      <w:r>
        <w:rPr/>
        <w:t xml:space="preserve">    </w:t>
      </w:r>
      <w:r>
        <w:rPr/>
        <w:t>"image": "census_b46237d1-19c6-4af2-9335-9854634bad16_7910",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contain progenitor cells from the duodeno-jejunal junction."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stage of development for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developmental stage for these cells corresponds to Carnegie stage 23 (F9.2)."</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specific pathways or functions associated with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cells exhibit signatures related to hematopoietic stem cells, myeloid progenitors, blood basophils, blood myeloid progenitors, and various immune cells such as T cells, B cells, dendritic cells, and NK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"census_1b9d8702-5af8-4142-85ed-020eb06ec4f6_1302",</w:t>
      </w:r>
    </w:p>
    <w:p>
      <w:pPr>
        <w:pStyle w:val="LO-normal"/>
        <w:rPr/>
      </w:pPr>
      <w:r>
        <w:rPr/>
        <w:t xml:space="preserve">    </w:t>
      </w:r>
      <w:r>
        <w:rPr/>
        <w:t>"image": "census_1b9d8702-5af8-4142-85ed-020eb06ec4f6_1302",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sample is this?"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a conventional dendritic cell from the spleen."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associated pathways and functions include those related to immune system function, such as dendritic cells, monocytes, macrophages, b-cells, memory and naive b-cells, and hematopoietic stem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"Which genes have the highest expression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highly expressed genes in this sample include S100A9, S100A8, LYZ, FTL, CD74, IFI30, SH3BGRL3, MT-ATP8, S100A4, NEAT1, CRIP1, SAT1, S100A10, HSPB1, S100A6, VCAN, KLF6, LGALS1, TYROBP, CST3."</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"census_7970bd6b-f752-47a9-8643-2af16855ec49_17847",</w:t>
      </w:r>
    </w:p>
    <w:p>
      <w:pPr>
        <w:pStyle w:val="LO-normal"/>
        <w:rPr/>
      </w:pPr>
      <w:r>
        <w:rPr/>
        <w:t xml:space="preserve">    </w:t>
      </w:r>
      <w:r>
        <w:rPr/>
        <w:t>"image": "census_7970bd6b-f752-47a9-8643-2af16855ec49_17847",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492" w:author="Anonymous" w:date="2024-04-26T12:23:52Z">
        <w:r>
          <w:rPr/>
          <w:t>s</w:t>
        </w:r>
      </w:ins>
      <w:r>
        <w:rPr/>
        <w:t xml:space="preserve">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493" w:author="Anonymous" w:date="2024-04-26T12:23:56Z">
        <w:r>
          <w:rPr/>
          <w:delText>a</w:delText>
        </w:r>
      </w:del>
      <w:r>
        <w:rPr/>
        <w:t xml:space="preserve"> memory B cell</w:t>
      </w:r>
      <w:ins w:id="494" w:author="Anonymous" w:date="2024-04-26T12:23:59Z">
        <w:r>
          <w:rPr/>
          <w:t>s</w:t>
        </w:r>
      </w:ins>
      <w:r>
        <w:rPr/>
        <w:t xml:space="preserve"> derived from the tonsil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molecular profile or state of these memory B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memory B cells in this sample display enriched lymphocyte presence and involvement in pathways related to immune response and B-cell development."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information on the specific genes that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CD74, RPLP1, RPL39, RPL28, RPS27, RPL41, RPS12, RPS15A, RPLP0, RPL32, RPSA, RPS28, RPL30, RPS5, RPS21, RPL37, RPL13, RPS23, RPL12, CD52, which are primarily associated with ribosomal proteins, translation factors, and immune-related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"census_d7d7e89c-c93a-422d-8958-9b4a90b69558_6440",</w:t>
      </w:r>
    </w:p>
    <w:p>
      <w:pPr>
        <w:pStyle w:val="LO-normal"/>
        <w:rPr/>
      </w:pPr>
      <w:r>
        <w:rPr/>
        <w:t xml:space="preserve">    </w:t>
      </w:r>
      <w:r>
        <w:rPr/>
        <w:t>"image": "census_d7d7e89c-c93a-422d-8958-9b4a90b69558_6440",</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kind of cell type is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495" w:author="Anonymous" w:date="2024-04-26T12:24:20Z">
        <w:r>
          <w:rPr/>
          <w:delText>a</w:delText>
        </w:r>
      </w:del>
      <w:r>
        <w:rPr/>
        <w:t xml:space="preserve"> CD16-positive, CD56-dim natural killer (NK) cell</w:t>
      </w:r>
      <w:ins w:id="496" w:author="Anonymous" w:date="2024-04-26T12:24:23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is the state or phase of th</w:t>
      </w:r>
      <w:ins w:id="497" w:author="Anonymous" w:date="2024-04-26T12:24:27Z">
        <w:r>
          <w:rPr/>
          <w:t>ese</w:t>
        </w:r>
      </w:ins>
      <w:del w:id="498" w:author="Anonymous" w:date="2024-04-26T12:24:27Z">
        <w:r>
          <w:rPr/>
          <w:delText>is</w:delText>
        </w:r>
      </w:del>
      <w:r>
        <w:rPr/>
        <w:t xml:space="preserve"> NK </w:t>
      </w:r>
      <w:ins w:id="499" w:author="Anonymous" w:date="2024-04-26T12:24:31Z">
        <w:r>
          <w:rPr/>
          <w:t>cells</w:t>
        </w:r>
      </w:ins>
      <w:del w:id="500" w:author="Anonymous" w:date="2024-04-26T12:24:31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NK cell</w:t>
      </w:r>
      <w:ins w:id="501" w:author="Anonymous" w:date="2024-04-26T12:24:35Z">
        <w:r>
          <w:rPr/>
          <w:t>s</w:t>
        </w:r>
      </w:ins>
      <w:r>
        <w:rPr/>
        <w:t xml:space="preserve"> in this sample </w:t>
      </w:r>
      <w:ins w:id="502" w:author="Anonymous" w:date="2024-04-26T12:24:37Z">
        <w:r>
          <w:rPr/>
          <w:t>are</w:t>
        </w:r>
      </w:ins>
      <w:del w:id="503" w:author="Anonymous" w:date="2024-04-26T12:24:37Z">
        <w:r>
          <w:rPr/>
          <w:delText>is</w:delText>
        </w:r>
      </w:del>
      <w:r>
        <w:rPr/>
        <w:t xml:space="preserve"> in the G1 phase."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does th</w:t>
      </w:r>
      <w:ins w:id="504" w:author="Anonymous" w:date="2024-04-26T12:24:42Z">
        <w:r>
          <w:rPr/>
          <w:t>ese</w:t>
        </w:r>
      </w:ins>
      <w:del w:id="505" w:author="Anonymous" w:date="2024-04-26T12:24:42Z">
        <w:r>
          <w:rPr/>
          <w:delText>is</w:delText>
        </w:r>
      </w:del>
      <w:r>
        <w:rPr/>
        <w:t xml:space="preserve"> NK cell</w:t>
      </w:r>
      <w:ins w:id="506" w:author="Anonymous" w:date="2024-04-26T12:24:46Z">
        <w:r>
          <w:rPr/>
          <w:t>s</w:t>
        </w:r>
      </w:ins>
      <w:r>
        <w:rPr/>
        <w:t xml:space="preserve"> exhibit?"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NK cell</w:t>
      </w:r>
      <w:ins w:id="507" w:author="Anonymous" w:date="2024-04-26T12:24:49Z">
        <w:r>
          <w:rPr/>
          <w:t>s</w:t>
        </w:r>
      </w:ins>
      <w:r>
        <w:rPr/>
        <w:t xml:space="preserve"> in this sample </w:t>
      </w:r>
      <w:ins w:id="508" w:author="Anonymous" w:date="2024-04-26T12:24:52Z">
        <w:r>
          <w:rPr/>
          <w:t>show</w:t>
        </w:r>
      </w:ins>
      <w:del w:id="509" w:author="Anonymous" w:date="2024-04-26T12:24:52Z">
        <w:r>
          <w:rPr/>
          <w:delText>shows</w:delText>
        </w:r>
      </w:del>
      <w:r>
        <w:rPr/>
        <w:t xml:space="preserve"> activity in immune-related pathways, including natural killer cell-mediated cytotoxicity and cytokine signaling."</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particularly highly expressed in th</w:t>
      </w:r>
      <w:ins w:id="510" w:author="Anonymous" w:date="2024-04-26T12:24:56Z">
        <w:r>
          <w:rPr/>
          <w:t>ese</w:t>
        </w:r>
      </w:ins>
      <w:del w:id="511" w:author="Anonymous" w:date="2024-04-26T12:24:56Z">
        <w:r>
          <w:rPr/>
          <w:delText>is</w:delText>
        </w:r>
      </w:del>
      <w:r>
        <w:rPr/>
        <w:t xml:space="preserve"> NK </w:t>
      </w:r>
      <w:ins w:id="512" w:author="Anonymous" w:date="2024-04-26T12:25:00Z">
        <w:r>
          <w:rPr/>
          <w:t>cells</w:t>
        </w:r>
      </w:ins>
      <w:del w:id="513" w:author="Anonymous" w:date="2024-04-26T12:25:00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"Some highly expressed genes in this NK cell include NKG7, CST7, GNLY, PRF1, RALY, CD247, SYNE2, RNF213, STAT1, ATM, IFITM1, MT-CO1, DAZAP2, SH2D1B, JUN, GPBP1, B4GALT3, SLFN5, MYO1G, APOBEC3G."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"census_be884a28-0eac-4eca-9c23-1294a93cf56e_52",</w:t>
      </w:r>
    </w:p>
    <w:p>
      <w:pPr>
        <w:pStyle w:val="LO-normal"/>
        <w:rPr/>
      </w:pPr>
      <w:r>
        <w:rPr/>
        <w:t xml:space="preserve">    </w:t>
      </w:r>
      <w:r>
        <w:rPr/>
        <w:t>"image": "census_be884a28-0eac-4eca-9c23-1294a93cf56e_52",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cell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sample appears to be </w:t>
      </w:r>
      <w:del w:id="514" w:author="Anonymous" w:date="2024-04-26T12:25:11Z">
        <w:r>
          <w:rPr/>
          <w:delText>a</w:delText>
        </w:r>
      </w:del>
      <w:r>
        <w:rPr/>
        <w:t xml:space="preserve"> Bergmann glial cell</w:t>
      </w:r>
      <w:ins w:id="515" w:author="Anonymous" w:date="2024-04-26T12:25:13Z">
        <w:r>
          <w:rPr/>
          <w:t>s</w:t>
        </w:r>
      </w:ins>
      <w:r>
        <w:rPr/>
        <w:t xml:space="preserve"> derived from the cerebellum."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suggest functions related to immune response, cell adhesion, extracellular matrix organization, and synaptic function."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we infer any specific pathways or processes from this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suggests that the cell may be involved in various processes like neurodevelopmental disorders, neurodegeneration, and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"census_ccfdcad0-7104-46b9-addf-fd66a2a15907_621",</w:t>
      </w:r>
    </w:p>
    <w:p>
      <w:pPr>
        <w:pStyle w:val="LO-normal"/>
        <w:rPr/>
      </w:pPr>
      <w:r>
        <w:rPr/>
        <w:t xml:space="preserve">    </w:t>
      </w:r>
      <w:r>
        <w:rPr/>
        <w:t>"image": "census_ccfdcad0-7104-46b9-addf-fd66a2a15907_621",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w:t>
      </w:r>
      <w:ins w:id="516" w:author="Anonymous" w:date="2024-04-26T12:25:41Z">
        <w:r>
          <w:rPr/>
          <w:t>s</w:t>
        </w:r>
      </w:ins>
      <w:r>
        <w:rPr/>
        <w:t xml:space="preserve">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517" w:author="Anonymous" w:date="2024-04-26T12:25:45Z">
        <w:r>
          <w:rPr/>
          <w:delText>a</w:delText>
        </w:r>
      </w:del>
      <w:r>
        <w:rPr/>
        <w:t xml:space="preserve"> mast cell</w:t>
      </w:r>
      <w:ins w:id="518" w:author="Anonymous" w:date="2024-04-26T12:25:47Z">
        <w:r>
          <w:rPr/>
          <w:t>s</w:t>
        </w:r>
      </w:ins>
      <w:r>
        <w:rPr/>
        <w:t xml:space="preserve"> derived from the pigment epithelium of an adult female eye."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details on the molecular characteristics of the mast cell</w:t>
      </w:r>
      <w:ins w:id="519" w:author="Anonymous" w:date="2024-04-26T12:25:56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mast cell sample include TPSB2, TPSAB1, CD69, HPGD, S100A4, SRGN, CPA3, RGS13, S100A6, HPGDS, ID2, SAMSN1, FTL, VIM, MS4A2, FTH1, ANXA1, CD63, EEF1A1, FTH1P10. These genes are involved in various processes such as inflammation, allergic response, and membrane trafficking."</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does th</w:t>
      </w:r>
      <w:ins w:id="520" w:author="Anonymous" w:date="2024-04-26T12:26:02Z">
        <w:r>
          <w:rPr/>
          <w:t>ese</w:t>
        </w:r>
      </w:ins>
      <w:del w:id="521" w:author="Anonymous" w:date="2024-04-26T12:26:02Z">
        <w:r>
          <w:rPr/>
          <w:delText>is</w:delText>
        </w:r>
      </w:del>
      <w:r>
        <w:rPr/>
        <w:t xml:space="preserve"> mast </w:t>
      </w:r>
      <w:ins w:id="522" w:author="Anonymous" w:date="2024-04-26T12:26:07Z">
        <w:r>
          <w:rPr/>
          <w:t>cells</w:t>
        </w:r>
      </w:ins>
      <w:del w:id="523" w:author="Anonymous" w:date="2024-04-26T12:26:07Z">
        <w:r>
          <w:rPr/>
          <w:delText>cell</w:delText>
        </w:r>
      </w:del>
      <w:r>
        <w:rPr/>
        <w:t xml:space="preserve"> exhibit?"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w:t>
      </w:r>
      <w:ins w:id="524" w:author="Anonymous" w:date="2024-04-26T12:26:09Z">
        <w:r>
          <w:rPr/>
          <w:t>ese</w:t>
        </w:r>
      </w:ins>
      <w:del w:id="525" w:author="Anonymous" w:date="2024-04-26T12:26:09Z">
        <w:r>
          <w:rPr/>
          <w:delText>is</w:delText>
        </w:r>
      </w:del>
      <w:r>
        <w:rPr/>
        <w:t xml:space="preserve"> mast </w:t>
      </w:r>
      <w:ins w:id="526" w:author="Anonymous" w:date="2024-04-26T12:26:16Z">
        <w:r>
          <w:rPr/>
          <w:t>cells</w:t>
        </w:r>
      </w:ins>
      <w:del w:id="527" w:author="Anonymous" w:date="2024-04-26T12:26:16Z">
        <w:r>
          <w:rPr/>
          <w:delText>cell</w:delText>
        </w:r>
      </w:del>
      <w:r>
        <w:rPr/>
        <w:t xml:space="preserve"> </w:t>
      </w:r>
      <w:ins w:id="528" w:author="Anonymous" w:date="2024-04-26T12:26:14Z">
        <w:r>
          <w:rPr/>
          <w:t>show</w:t>
        </w:r>
      </w:ins>
      <w:del w:id="529" w:author="Anonymous" w:date="2024-04-26T12:26:14Z">
        <w:r>
          <w:rPr/>
          <w:delText>shows</w:delText>
        </w:r>
      </w:del>
      <w:r>
        <w:rPr/>
        <w:t xml:space="preserve"> signatures related to inflammation, immune response, and membrane trafficking."</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"census_44882825-0da1-4547-b721-2c6105d4a9d1_11071",</w:t>
      </w:r>
    </w:p>
    <w:p>
      <w:pPr>
        <w:pStyle w:val="LO-normal"/>
        <w:rPr/>
      </w:pPr>
      <w:r>
        <w:rPr/>
        <w:t xml:space="preserve">    </w:t>
      </w:r>
      <w:r>
        <w:rPr/>
        <w:t>"image": "census_44882825-0da1-4547-b721-2c6105d4a9d1_11071",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530" w:author="Anonymous" w:date="2024-04-26T12:26:22Z">
        <w:r>
          <w:rPr/>
          <w:delText>a</w:delText>
        </w:r>
      </w:del>
      <w:r>
        <w:rPr/>
        <w:t xml:space="preserve"> germinal center B cell</w:t>
      </w:r>
      <w:ins w:id="531" w:author="Anonymous" w:date="2024-04-26T12:26:25Z">
        <w:r>
          <w:rPr/>
          <w:t>s</w:t>
        </w:r>
      </w:ins>
      <w:r>
        <w:rPr/>
        <w:t xml:space="preserve"> derived from the tonsil."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some notable features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genes expressed in this sample are consistent with B cell function in the tonsil during the cycling phase, which indicates that the cells are actively involved in immune response and antibody production."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B cell development pathway appears active in this sample, as well as hematopoiesis, which is the formation of blood cells. Additionally, the presence of genes associated with naive B cells and memory B cells suggests the potential for both immune response initiation and immune memory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"census_37b21763-7f0f-41ae-9001-60bad6e2841d_448",</w:t>
      </w:r>
    </w:p>
    <w:p>
      <w:pPr>
        <w:pStyle w:val="LO-normal"/>
        <w:rPr/>
      </w:pPr>
      <w:r>
        <w:rPr/>
        <w:t xml:space="preserve">    </w:t>
      </w:r>
      <w:r>
        <w:rPr/>
        <w:t>"image": "census_37b21763-7f0f-41ae-9001-60bad6e2841d_448",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describe the type of pancreatic cell</w:t>
      </w:r>
      <w:ins w:id="532" w:author="Anonymous" w:date="2024-04-26T12:26:57Z">
        <w:r>
          <w:rPr/>
          <w:t>s</w:t>
        </w:r>
      </w:ins>
      <w:r>
        <w:rPr/>
        <w:t xml:space="preserve"> this sample represents?\n&lt;image&gt;"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533" w:author="Anonymous" w:date="2024-04-26T12:27:06Z">
        <w:r>
          <w:rPr/>
          <w:delText>a</w:delText>
        </w:r>
      </w:del>
      <w:r>
        <w:rPr/>
        <w:t xml:space="preserve"> type B pancreatic cell</w:t>
      </w:r>
      <w:ins w:id="534" w:author="Anonymous" w:date="2024-04-26T12:27:09Z">
        <w:r>
          <w:rPr/>
          <w:t>s</w:t>
        </w:r>
      </w:ins>
      <w:r>
        <w:rPr/>
        <w:t xml:space="preserve">, which </w:t>
      </w:r>
      <w:ins w:id="535" w:author="Anonymous" w:date="2024-04-26T12:27:12Z">
        <w:r>
          <w:rPr/>
          <w:t>are</w:t>
        </w:r>
      </w:ins>
      <w:del w:id="536" w:author="Anonymous" w:date="2024-04-26T12:27:12Z">
        <w:r>
          <w:rPr/>
          <w:delText xml:space="preserve">is </w:delText>
        </w:r>
      </w:del>
      <w:r>
        <w:rPr/>
        <w:t>often referred to as a pancreatic beta cell</w:t>
      </w:r>
      <w:ins w:id="537" w:author="Anonymous" w:date="2024-04-26T12:27:17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 xml:space="preserve">"value": "What can you tell me about the nature or behavior of </w:t>
      </w:r>
      <w:ins w:id="538" w:author="Anonymous" w:date="2024-04-26T12:27:26Z">
        <w:r>
          <w:rPr/>
          <w:t>these</w:t>
        </w:r>
      </w:ins>
      <w:del w:id="539" w:author="Anonymous" w:date="2024-04-26T12:27:26Z">
        <w:r>
          <w:rPr/>
          <w:delText>this</w:delText>
        </w:r>
      </w:del>
      <w:r>
        <w:rPr/>
        <w:t xml:space="preserve"> pancreatic beta cell</w:t>
      </w:r>
      <w:ins w:id="540" w:author="Anonymous" w:date="2024-04-26T12:27:24Z">
        <w:r>
          <w:rPr/>
          <w:t>s</w:t>
        </w:r>
      </w:ins>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transcriptomic profile suggests that thi</w:t>
      </w:r>
      <w:ins w:id="541" w:author="Anonymous" w:date="2024-04-26T12:27:31Z">
        <w:r>
          <w:rPr/>
          <w:t>ese</w:t>
        </w:r>
      </w:ins>
      <w:del w:id="542" w:author="Anonymous" w:date="2024-04-26T12:27:31Z">
        <w:r>
          <w:rPr/>
          <w:delText>s</w:delText>
        </w:r>
      </w:del>
      <w:r>
        <w:rPr/>
        <w:t xml:space="preserve"> pancreatic beta cell</w:t>
      </w:r>
      <w:ins w:id="543" w:author="Anonymous" w:date="2024-04-26T12:27:35Z">
        <w:r>
          <w:rPr/>
          <w:t>s</w:t>
        </w:r>
      </w:ins>
      <w:r>
        <w:rPr/>
        <w:t xml:space="preserve"> </w:t>
      </w:r>
      <w:ins w:id="544" w:author="Anonymous" w:date="2024-04-26T12:27:39Z">
        <w:r>
          <w:rPr/>
          <w:t>are</w:t>
        </w:r>
      </w:ins>
      <w:del w:id="545" w:author="Anonymous" w:date="2024-04-26T12:27:39Z">
        <w:r>
          <w:rPr/>
          <w:delText>is</w:delText>
        </w:r>
      </w:del>
      <w:r>
        <w:rPr/>
        <w:t xml:space="preserve"> in a normal, non-diabetic state."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"Key genes expressed in this pancreatic beta cell include INS (insulin), GNAS (G protein subunit alpha s), IAPP (islet amyloid polypeptide), and PCSK1N (proprotein convertase subtilisin/kexin type 1 inhibitor). These genes are involved in insulin processing and secretion, which is consistent with the expected functions of pancreatic beta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pathways or functions associated with this sample that you can identify?"</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genes and pathways associated with this sample suggest pancreatic beta cell function in the regulation of insulin synthesis, processing, and secretion, as well as functions related to energy metabolism."</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"census_381aa407-317a-40ef-8048-7ce0eacc4266_901",</w:t>
      </w:r>
    </w:p>
    <w:p>
      <w:pPr>
        <w:pStyle w:val="LO-normal"/>
        <w:rPr/>
      </w:pPr>
      <w:r>
        <w:rPr/>
        <w:t xml:space="preserve">    </w:t>
      </w:r>
      <w:r>
        <w:rPr/>
        <w:t>"image": "census_381aa407-317a-40ef-8048-7ce0eacc4266_901",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are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vascular associated smooth muscle cells derived from the thalamic complex, specifically from the lateral nuclear complex of thalamus (LNC) and lateral posterior nucleus of thalamus (LP) in a male donor."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data suggests that the sample has signatures related to smooth muscle cell function, vascular function, and neural development, which is consistent with the origin from the thalamic complex."</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stand out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GPC5, ATP1A2, APOE, RORA, SLC20A2, ZFHX3, SLC38A11, EBF1, GRM3, PRKG1, IGFBP7, EPS8, UTRN, INPP4B, PTN, DLEU2, RBMS3, PPM1L, CDH6, DGKB. These genes have various roles in cellular functions such as signal transduction, metabolism, gene regulation, and cell adhesion."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"census_0ee5ae70-c3f5-473f-bd1c-287f4690ffc5_316",</w:t>
      </w:r>
    </w:p>
    <w:p>
      <w:pPr>
        <w:pStyle w:val="LO-normal"/>
        <w:rPr/>
      </w:pPr>
      <w:r>
        <w:rPr/>
        <w:t xml:space="preserve">    </w:t>
      </w:r>
      <w:r>
        <w:rPr/>
        <w:t>"image": "census_0ee5ae70-c3f5-473f-bd1c-287f4690ffc5_316",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sample consist of?"</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astrocyte cells derived from the sensory relay nuclei in the medulla oblongata (myelencephalon)."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"census_842c6f5d-4a94-4eef-8510-8c792d1124bc_1663",</w:t>
      </w:r>
    </w:p>
    <w:p>
      <w:pPr>
        <w:pStyle w:val="LO-normal"/>
        <w:rPr/>
      </w:pPr>
      <w:r>
        <w:rPr/>
        <w:t xml:space="preserve">    </w:t>
      </w:r>
      <w:r>
        <w:rPr/>
        <w:t>"image": "census_842c6f5d-4a94-4eef-8510-8c792d1124bc_1663",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fibroblast cells from breast tissue."</w:t>
      </w:r>
    </w:p>
    <w:p>
      <w:pPr>
        <w:pStyle w:val="LO-normal"/>
        <w:rPr/>
      </w:pPr>
      <w:r>
        <w:rPr/>
        <w:t xml:space="preserve">      </w:t>
      </w:r>
      <w:r>
        <w:rPr/>
        <w:t>},</w:t>
      </w:r>
    </w:p>
    <w:p>
      <w:pPr>
        <w:pStyle w:val="LO-normal"/>
        <w:rPr>
          <w:del w:id="548" w:author="Anonymous" w:date="2024-04-26T12:28:45Z"/>
        </w:rPr>
      </w:pPr>
      <w:r>
        <w:rPr/>
        <w:t xml:space="preserve">     </w:t>
      </w:r>
      <w:del w:id="546" w:author="Anonymous" w:date="2024-04-26T12:28:45Z">
        <w:r>
          <w:rPr/>
          <w:delText xml:space="preserve"> </w:delText>
        </w:r>
      </w:del>
      <w:del w:id="547" w:author="Anonymous" w:date="2024-04-26T12:28:45Z">
        <w:r>
          <w:rPr/>
          <w:delText>{</w:delText>
        </w:r>
      </w:del>
    </w:p>
    <w:p>
      <w:pPr>
        <w:pStyle w:val="LO-normal"/>
        <w:rPr>
          <w:del w:id="551" w:author="Anonymous" w:date="2024-04-26T12:28:45Z"/>
        </w:rPr>
      </w:pPr>
      <w:del w:id="549" w:author="Anonymous" w:date="2024-04-26T12:28:45Z">
        <w:r>
          <w:rPr/>
          <w:delText xml:space="preserve">        </w:delText>
        </w:r>
      </w:del>
      <w:del w:id="550" w:author="Anonymous" w:date="2024-04-26T12:28:45Z">
        <w:r>
          <w:rPr/>
          <w:delText>"from": "human",</w:delText>
        </w:r>
      </w:del>
    </w:p>
    <w:p>
      <w:pPr>
        <w:pStyle w:val="LO-normal"/>
        <w:rPr>
          <w:del w:id="554" w:author="Anonymous" w:date="2024-04-26T12:28:45Z"/>
        </w:rPr>
      </w:pPr>
      <w:del w:id="552" w:author="Anonymous" w:date="2024-04-26T12:28:45Z">
        <w:r>
          <w:rPr/>
          <w:delText xml:space="preserve">        </w:delText>
        </w:r>
      </w:del>
      <w:del w:id="553" w:author="Anonymous" w:date="2024-04-26T12:28:45Z">
        <w:r>
          <w:rPr/>
          <w:delText>"value": "What can you tell me about the fibroblasts' state or behavior?"</w:delText>
        </w:r>
      </w:del>
    </w:p>
    <w:p>
      <w:pPr>
        <w:pStyle w:val="LO-normal"/>
        <w:rPr>
          <w:del w:id="557" w:author="Anonymous" w:date="2024-04-26T12:28:45Z"/>
        </w:rPr>
      </w:pPr>
      <w:del w:id="555" w:author="Anonymous" w:date="2024-04-26T12:28:45Z">
        <w:r>
          <w:rPr/>
          <w:delText xml:space="preserve">      </w:delText>
        </w:r>
      </w:del>
      <w:del w:id="556" w:author="Anonymous" w:date="2024-04-26T12:28:45Z">
        <w:r>
          <w:rPr/>
          <w:delText>},</w:delText>
        </w:r>
      </w:del>
    </w:p>
    <w:p>
      <w:pPr>
        <w:pStyle w:val="LO-normal"/>
        <w:rPr>
          <w:del w:id="560" w:author="Anonymous" w:date="2024-04-26T12:28:45Z"/>
        </w:rPr>
      </w:pPr>
      <w:del w:id="558" w:author="Anonymous" w:date="2024-04-26T12:28:45Z">
        <w:r>
          <w:rPr/>
          <w:delText xml:space="preserve">      </w:delText>
        </w:r>
      </w:del>
      <w:del w:id="559" w:author="Anonymous" w:date="2024-04-26T12:28:45Z">
        <w:r>
          <w:rPr/>
          <w:delText>{</w:delText>
        </w:r>
      </w:del>
    </w:p>
    <w:p>
      <w:pPr>
        <w:pStyle w:val="LO-normal"/>
        <w:rPr>
          <w:del w:id="563" w:author="Anonymous" w:date="2024-04-26T12:28:45Z"/>
        </w:rPr>
      </w:pPr>
      <w:del w:id="561" w:author="Anonymous" w:date="2024-04-26T12:28:45Z">
        <w:r>
          <w:rPr/>
          <w:delText xml:space="preserve">        </w:delText>
        </w:r>
      </w:del>
      <w:del w:id="562" w:author="Anonymous" w:date="2024-04-26T12:28:45Z">
        <w:r>
          <w:rPr/>
          <w:delText>"from": "gpt",</w:delText>
        </w:r>
      </w:del>
    </w:p>
    <w:p>
      <w:pPr>
        <w:pStyle w:val="LO-normal"/>
        <w:rPr>
          <w:del w:id="566" w:author="Anonymous" w:date="2024-04-26T12:28:45Z"/>
        </w:rPr>
      </w:pPr>
      <w:del w:id="564" w:author="Anonymous" w:date="2024-04-26T12:28:45Z">
        <w:r>
          <w:rPr/>
          <w:delText xml:space="preserve">        </w:delText>
        </w:r>
      </w:del>
      <w:del w:id="565" w:author="Anonymous" w:date="2024-04-26T12:28:45Z">
        <w:r>
          <w:rPr/>
          <w:delText>"value": "The fibroblasts' state does not seem to be affected by any specific condition or disease in this sample."</w:delText>
        </w:r>
      </w:del>
    </w:p>
    <w:p>
      <w:pPr>
        <w:pStyle w:val="LO-normal"/>
        <w:rPr>
          <w:del w:id="569" w:author="Anonymous" w:date="2024-04-26T12:28:45Z"/>
        </w:rPr>
      </w:pPr>
      <w:del w:id="567" w:author="Anonymous" w:date="2024-04-26T12:28:45Z">
        <w:r>
          <w:rPr/>
          <w:delText xml:space="preserve">      </w:delText>
        </w:r>
      </w:del>
      <w:del w:id="568" w:author="Anonymous" w:date="2024-04-26T12:28:45Z">
        <w:r>
          <w:rPr/>
          <w:delText>},</w:delText>
        </w:r>
      </w:del>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these fibroblast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fibroblasts are associated with stromal cell function in the mammary gland, including extracellular matrix remodeling, inflammation, and tissue homeostasis."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"Which genes are particularly expressed in this fibroblast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top expressed genes in this fibroblast sample include MT2A, DCN, MMP3, FTH1, AKR1C1, TIMP1, TNFAIP6, MT-ATP6, MT-ND3, APOD, MGP, SAT1, CD63, CEBPB, CEBPD, MT-ND1, MT-ND2, C11orf96, MT-ND4, THBS2. These genes play roles in various functions like antioxidant </w:t>
      </w:r>
      <w:ins w:id="570" w:author="Anonymous" w:date="2024-04-26T12:28:55Z">
        <w:r>
          <w:rPr/>
          <w:t>defence</w:t>
        </w:r>
      </w:ins>
      <w:del w:id="571" w:author="Anonymous" w:date="2024-04-26T12:28:55Z">
        <w:r>
          <w:rPr/>
          <w:delText>defense</w:delText>
        </w:r>
      </w:del>
      <w:r>
        <w:rPr/>
        <w:t>, collagen formation, and inflammation."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"census_be39785b-67cb-4177-be19-a40ee3747e45_81",</w:t>
      </w:r>
    </w:p>
    <w:p>
      <w:pPr>
        <w:pStyle w:val="LO-normal"/>
        <w:rPr/>
      </w:pPr>
      <w:r>
        <w:rPr/>
        <w:t xml:space="preserve">    </w:t>
      </w:r>
      <w:r>
        <w:rPr/>
        <w:t>"image": "census_be39785b-67cb-4177-be19-a40ee3747e45_81",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 we have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T-cells from kidney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functional characteristics of these T-cells?"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suggest that these T-cells exhibit cytotoxic properties, as evidenced by the high expression of granzyme B (GZMB) and granzyme A (GZMA). The presence of these genes indicates that the T-cells are likely involved in the elimination of target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else can we infer about these T-cells?"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T-cells also show high expression levels of CD74, which plays a role in antigen presentation, suggesting that the T-cells could be involved in immune surveillance within the kidney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"census_fe4b89d5-461e-440c-a5a8-621b37b122c0_281",</w:t>
      </w:r>
    </w:p>
    <w:p>
      <w:pPr>
        <w:pStyle w:val="LO-normal"/>
        <w:rPr/>
      </w:pPr>
      <w:r>
        <w:rPr/>
        <w:t xml:space="preserve">    </w:t>
      </w:r>
      <w:r>
        <w:rPr/>
        <w:t>"image": "census_fe4b89d5-461e-440c-a5a8-621b37b122c0_281",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are present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enterocytes from the ileum."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have been identified as highly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"Three genes have been identified as highly expressed in this sample: TMIGD1, MEP1A, and GSTA1."</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functional aspects of this sample based on the gene expression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exhibits enterocyte-specific characteristics, including metabolic processes, nutrient absorption, and intestinal barrier maintenance."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processes are associated with this sample based on the gene expression data?"</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shows associations with pathways related to lipid metabolism, intestinal absorption, antioxidant response, and epithelial integrity."</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"census_1e6a6ef9-7ec9-4c90-bbfb-2ad3c3165fd1_4153",</w:t>
      </w:r>
    </w:p>
    <w:p>
      <w:pPr>
        <w:pStyle w:val="LO-normal"/>
        <w:rPr/>
      </w:pPr>
      <w:r>
        <w:rPr/>
        <w:t xml:space="preserve">    </w:t>
      </w:r>
      <w:r>
        <w:rPr/>
        <w:t>"image": "census_1e6a6ef9-7ec9-4c90-bbfb-2ad3c3165fd1_4153",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572" w:author="Anonymous" w:date="2024-04-26T12:29:53Z">
        <w:r>
          <w:rPr/>
          <w:t>s</w:t>
        </w:r>
      </w:ins>
      <w:r>
        <w:rPr/>
        <w:t xml:space="preserve">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appears to be derived from lung tissue and represents smooth muscle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cell's state or behavior?"</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exhibits characteristics related to the lung tissue environment, including vasculature-associated smooth muscle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"Are there any specific pathways or functions associated with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w:t>
      </w:r>
      <w:ins w:id="573" w:author="Anonymous" w:date="2024-04-26T12:30:21Z">
        <w:r>
          <w:rPr/>
          <w:t>s</w:t>
        </w:r>
      </w:ins>
      <w:r>
        <w:rPr/>
        <w:t xml:space="preserve"> </w:t>
      </w:r>
      <w:ins w:id="574" w:author="Anonymous" w:date="2024-04-26T12:30:26Z">
        <w:r>
          <w:rPr/>
          <w:t>are</w:t>
        </w:r>
      </w:ins>
      <w:del w:id="575" w:author="Anonymous" w:date="2024-04-26T12:30:26Z">
        <w:r>
          <w:rPr/>
          <w:delText>appears</w:delText>
        </w:r>
      </w:del>
      <w:r>
        <w:rPr/>
        <w:t xml:space="preserve"> associated with smooth muscle function and tissue remodeling, as indicated by the expression of genes like TAGLN (transgelin), TPM2 (tropomyosin), and ACTA2 (alpha-actin). Additionally, there's evidence of immune response (e.g., IFITM3, ISG15), stress response (e.g., HSPB1), and extracellular matrix remodeling (e.g., SPARCL1)."</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"census_7970bd6b-f752-47a9-8643-2af16855ec49_11656",</w:t>
      </w:r>
    </w:p>
    <w:p>
      <w:pPr>
        <w:pStyle w:val="LO-normal"/>
        <w:rPr/>
      </w:pPr>
      <w:r>
        <w:rPr/>
        <w:t xml:space="preserve">    </w:t>
      </w:r>
      <w:r>
        <w:rPr/>
        <w:t>"image": "census_7970bd6b-f752-47a9-8643-2af16855ec49_11656",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576" w:author="Anonymous" w:date="2024-04-26T12:30:38Z">
        <w:r>
          <w:rPr/>
          <w:delText>a</w:delText>
        </w:r>
      </w:del>
      <w:r>
        <w:rPr/>
        <w:t xml:space="preserve"> memory B cell</w:t>
      </w:r>
      <w:ins w:id="577" w:author="Anonymous" w:date="2024-04-26T12:30:40Z">
        <w:r>
          <w:rPr/>
          <w:t>s</w:t>
        </w:r>
      </w:ins>
      <w:r>
        <w:rPr/>
        <w:t xml:space="preserve"> derived from tonsil tissue."</w:t>
      </w:r>
    </w:p>
    <w:p>
      <w:pPr>
        <w:pStyle w:val="LO-normal"/>
        <w:rPr/>
      </w:pPr>
      <w:r>
        <w:rPr/>
        <w:t xml:space="preserve">      </w:t>
      </w:r>
      <w:r>
        <w:rPr/>
        <w:t>},</w:t>
      </w:r>
    </w:p>
    <w:p>
      <w:pPr>
        <w:pStyle w:val="LO-normal"/>
        <w:rPr>
          <w:del w:id="580" w:author="Anonymous" w:date="2024-04-26T12:31:08Z"/>
        </w:rPr>
      </w:pPr>
      <w:r>
        <w:rPr/>
        <w:t xml:space="preserve">     </w:t>
      </w:r>
      <w:del w:id="578" w:author="Anonymous" w:date="2024-04-26T12:31:08Z">
        <w:r>
          <w:rPr/>
          <w:delText xml:space="preserve"> </w:delText>
        </w:r>
      </w:del>
      <w:del w:id="579" w:author="Anonymous" w:date="2024-04-26T12:31:08Z">
        <w:r>
          <w:rPr/>
          <w:delText>{</w:delText>
        </w:r>
      </w:del>
    </w:p>
    <w:p>
      <w:pPr>
        <w:pStyle w:val="LO-normal"/>
        <w:rPr>
          <w:del w:id="583" w:author="Anonymous" w:date="2024-04-26T12:31:08Z"/>
        </w:rPr>
      </w:pPr>
      <w:del w:id="581" w:author="Anonymous" w:date="2024-04-26T12:31:08Z">
        <w:r>
          <w:rPr/>
          <w:delText xml:space="preserve">        </w:delText>
        </w:r>
      </w:del>
      <w:del w:id="582" w:author="Anonymous" w:date="2024-04-26T12:31:08Z">
        <w:r>
          <w:rPr/>
          <w:delText>"from": "human",</w:delText>
        </w:r>
      </w:del>
    </w:p>
    <w:p>
      <w:pPr>
        <w:pStyle w:val="LO-normal"/>
        <w:rPr>
          <w:del w:id="588" w:author="Anonymous" w:date="2024-04-26T12:31:08Z"/>
        </w:rPr>
      </w:pPr>
      <w:del w:id="584" w:author="Anonymous" w:date="2024-04-26T12:31:08Z">
        <w:r>
          <w:rPr/>
          <w:delText xml:space="preserve">        </w:delText>
        </w:r>
      </w:del>
      <w:del w:id="585" w:author="Anonymous" w:date="2024-04-26T12:31:08Z">
        <w:r>
          <w:rPr/>
          <w:delText>"value": "What can you tell me about the state or behavior of th</w:delText>
        </w:r>
      </w:del>
      <w:r>
        <w:rPr/>
        <w:t>ese</w:t>
      </w:r>
      <w:del w:id="586" w:author="Anonymous" w:date="2024-04-26T12:31:08Z">
        <w:r>
          <w:rPr/>
          <w:delText xml:space="preserve">is memory B </w:delText>
        </w:r>
      </w:del>
      <w:r>
        <w:rPr/>
        <w:t>cells</w:t>
      </w:r>
      <w:del w:id="587" w:author="Anonymous" w:date="2024-04-26T12:31:08Z">
        <w:r>
          <w:rPr/>
          <w:delText>cell?"</w:delText>
        </w:r>
      </w:del>
    </w:p>
    <w:p>
      <w:pPr>
        <w:pStyle w:val="LO-normal"/>
        <w:rPr>
          <w:del w:id="591" w:author="Anonymous" w:date="2024-04-26T12:31:08Z"/>
        </w:rPr>
      </w:pPr>
      <w:del w:id="589" w:author="Anonymous" w:date="2024-04-26T12:31:08Z">
        <w:r>
          <w:rPr/>
          <w:delText xml:space="preserve">      </w:delText>
        </w:r>
      </w:del>
      <w:del w:id="590" w:author="Anonymous" w:date="2024-04-26T12:31:08Z">
        <w:r>
          <w:rPr/>
          <w:delText>},</w:delText>
        </w:r>
      </w:del>
    </w:p>
    <w:p>
      <w:pPr>
        <w:pStyle w:val="LO-normal"/>
        <w:rPr>
          <w:del w:id="594" w:author="Anonymous" w:date="2024-04-26T12:31:08Z"/>
        </w:rPr>
      </w:pPr>
      <w:del w:id="592" w:author="Anonymous" w:date="2024-04-26T12:31:08Z">
        <w:r>
          <w:rPr/>
          <w:delText xml:space="preserve">      </w:delText>
        </w:r>
      </w:del>
      <w:del w:id="593" w:author="Anonymous" w:date="2024-04-26T12:31:08Z">
        <w:r>
          <w:rPr/>
          <w:delText>{</w:delText>
        </w:r>
      </w:del>
    </w:p>
    <w:p>
      <w:pPr>
        <w:pStyle w:val="LO-normal"/>
        <w:rPr>
          <w:del w:id="597" w:author="Anonymous" w:date="2024-04-26T12:31:08Z"/>
        </w:rPr>
      </w:pPr>
      <w:del w:id="595" w:author="Anonymous" w:date="2024-04-26T12:31:08Z">
        <w:r>
          <w:rPr/>
          <w:delText xml:space="preserve">        </w:delText>
        </w:r>
      </w:del>
      <w:del w:id="596" w:author="Anonymous" w:date="2024-04-26T12:31:08Z">
        <w:r>
          <w:rPr/>
          <w:delText>"from": "gpt",</w:delText>
        </w:r>
      </w:del>
    </w:p>
    <w:p>
      <w:pPr>
        <w:pStyle w:val="LO-normal"/>
        <w:rPr>
          <w:del w:id="601" w:author="Anonymous" w:date="2024-04-26T12:31:08Z"/>
        </w:rPr>
      </w:pPr>
      <w:del w:id="598" w:author="Anonymous" w:date="2024-04-26T12:31:08Z">
        <w:r>
          <w:rPr/>
          <w:delText xml:space="preserve">        </w:delText>
        </w:r>
      </w:del>
      <w:del w:id="599" w:author="Anonymous" w:date="2024-04-26T12:31:08Z">
        <w:r>
          <w:rPr/>
          <w:delText>"value": "Based on the provided information, the memory B cell</w:delText>
        </w:r>
      </w:del>
      <w:r>
        <w:rPr/>
        <w:t>s</w:t>
      </w:r>
      <w:del w:id="600" w:author="Anonymous" w:date="2024-04-26T12:31:08Z">
        <w:r>
          <w:rPr/>
          <w:delText xml:space="preserve"> in this sample exhibits features such as IGH_IN_FRAME, IGH_FUNCTIONAL, IGK_C_Gene, IGK_FullLength, IGK_Productive, IGK_VDJ_Gene, IGH_JUNCTION_LENGTH, IGH_J_CALL, IGH_V_CALL_GENOTYPED, and ISOTYPE IgG2."</w:delText>
        </w:r>
      </w:del>
    </w:p>
    <w:p>
      <w:pPr>
        <w:pStyle w:val="LO-normal"/>
        <w:rPr/>
      </w:pPr>
      <w:del w:id="602" w:author="Anonymous" w:date="2024-04-26T12:31:08Z">
        <w:r>
          <w:rPr/>
          <w:delText xml:space="preserve">      </w:delText>
        </w:r>
      </w:del>
      <w:del w:id="603" w:author="Anonymous" w:date="2024-04-26T12:31:08Z">
        <w:r>
          <w:rPr/>
          <w:delText>},</w:delText>
        </w:r>
      </w:del>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the key genes being expressed in this memory B cell?"</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normalized genes in this sample include CD74, MS4A1, RPL41, RPL30, CD52, RPS21, RPL39, CD79A, RPS15A, RPS27, RPL11, CD37, RPL32, RPL10, RPS29, RPS8, RPL29, RPS14, RPS15, and RPS28."</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"census_5af90777-6760-4003-9dba-8f945fec6fdf_1832",</w:t>
      </w:r>
    </w:p>
    <w:p>
      <w:pPr>
        <w:pStyle w:val="LO-normal"/>
        <w:rPr/>
      </w:pPr>
      <w:r>
        <w:rPr/>
        <w:t xml:space="preserve">    </w:t>
      </w:r>
      <w:r>
        <w:rPr/>
        <w:t>"image": "census_5af90777-6760-4003-9dba-8f945fec6fdf_1832",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contain?\n&lt;image&gt;"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consists of effector memory CD8-positive, alpha-beta T cells (CD8+T_EM) isolated from kidney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or functions associated with these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shows enrichment in pathways related to antigen presentation (CD74), cytotoxic activity (NKG7, GZMK), T cell receptor signaling (CD3E), adhesion (ITGB2), and immune response (IL32)."</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"census_44882825-0da1-4547-b721-2c6105d4a9d1_9656",</w:t>
      </w:r>
    </w:p>
    <w:p>
      <w:pPr>
        <w:pStyle w:val="LO-normal"/>
        <w:rPr/>
      </w:pPr>
      <w:r>
        <w:rPr/>
        <w:t xml:space="preserve">    </w:t>
      </w:r>
      <w:r>
        <w:rPr/>
        <w:t>"image": "census_44882825-0da1-4547-b721-2c6105d4a9d1_9656",</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plasmablast cells, which are B cells at the transitional stage towards becoming plasma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activity or state of these plasmablasts?"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plasmablasts in this sample appear to be in the process of immunoglobulin production, as indicated by the IGH + IGL configuration and IgM isotype."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are associated with these plasmablasts?"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plasmablasts in this sample are associated with immune system function, particularly B cell development and plasma cell differentiation."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"census_7c1c3d47-3166-43e5-9a95-65ceb2d45f78_535",</w:t>
      </w:r>
    </w:p>
    <w:p>
      <w:pPr>
        <w:pStyle w:val="LO-normal"/>
        <w:rPr/>
      </w:pPr>
      <w:r>
        <w:rPr/>
        <w:t xml:space="preserve">    </w:t>
      </w:r>
      <w:r>
        <w:rPr/>
        <w:t>"image": "census_7c1c3d47-3166-43e5-9a95-65ceb2d45f78_535",</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 does this sample represent?\n&lt;image&gt;"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an astrocyte cell type from the pons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is the significance of the regional diversity mentioned in the sample description?"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"Regional diversity in the pons tissue indicates that the astrocytes may have different properties depending on their exact location within the pons region."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information can you provide about the gene expression profile in this astrocyte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astrocyte sample include TRPM3, LSAMP, DTNA, GPC5, GFAP, OBI1-AS1, SLC14A1, NPAS3, PCDH9, NRXN1, SLC1A2, NFIA, MACF1, NRG3, CTNND2, LRP1B, ZBTB20, RFX4, MIR99AHG, DPP10. These genes are involved in various functions such as ion transport, synaptic transmission, and regulation of transcription."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more details on the pathways or functions associated with these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genes in this astrocyte sample are associated with several pathways and functions, including neurotransmission, synaptic plasticity, ion transport, and transcriptional regulation. These pathways contribute to the overall functioning of the astrocytes in the pons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"census_1b9d8702-5af8-4142-85ed-020eb06ec4f6_15794",</w:t>
      </w:r>
    </w:p>
    <w:p>
      <w:pPr>
        <w:pStyle w:val="LO-normal"/>
        <w:rPr/>
      </w:pPr>
      <w:r>
        <w:rPr/>
        <w:t xml:space="preserve">    </w:t>
      </w:r>
      <w:r>
        <w:rPr/>
        <w:t>"image": "census_1b9d8702-5af8-4142-85ed-020eb06ec4f6_15794",</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T-cells are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CD4-positive helper T-cells, specifically the Trm_Th1/Th17 subset."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nature of these T-cells?"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"These T-cells exhibit characteristics associated with memory T-cells, as indicated by the expression of CD69. Additionally, their transcriptomic profile suggests activation and involvement in inflammatory responses."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identify any active pathways or functions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"The top expressed genes include transcription factors (JUN, FOS), inflammatory response regulators (TNFAIP3, DUSP1), and </w:t>
      </w:r>
      <w:ins w:id="604" w:author="Anonymous" w:date="2024-04-26T12:32:45Z">
        <w:r>
          <w:rPr/>
          <w:t>signalling</w:t>
        </w:r>
      </w:ins>
      <w:del w:id="605" w:author="Anonymous" w:date="2024-04-26T12:32:45Z">
        <w:r>
          <w:rPr/>
          <w:delText>signaling</w:delText>
        </w:r>
      </w:del>
      <w:r>
        <w:rPr/>
        <w:t xml:space="preserve"> molecules (CD2, CD3D). These genes suggest the involvement of T-cell activation, differentiation, and effector functions."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"census_d41f45c1-1b7b-4573-a998-ac5c5acb1647_153",</w:t>
      </w:r>
    </w:p>
    <w:p>
      <w:pPr>
        <w:pStyle w:val="LO-normal"/>
        <w:rPr/>
      </w:pPr>
      <w:r>
        <w:rPr/>
        <w:t xml:space="preserve">    </w:t>
      </w:r>
      <w:r>
        <w:rPr/>
        <w:t>"image": "census_d41f45c1-1b7b-4573-a998-ac5c5acb1647_153",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describe the cell type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a myeloid cell type derived from the lung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cell's active pathways or functions?"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transcriptomic data suggests that this myeloid cell type is involved in immune response and inflammation, as indicated by the presence of mast cell signatures across various tissues, including the lung."</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"Which genes stand out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TPSAB1 and TPSB2 (mast cell-specific genes), AREG (a growth factor involved in tissue repair), SRGN (a proteoglycan involved in immune response), VIM (a cytoskeletal protein), MT-ND3 and MT-CO1 (mitochondrial genes), NFKBIA (a regulator of the NF-kB pathway), GLUL (an enzyme involved in glutamine metabolism), LMNA (a nuclear protein), ANXA1 (a calcium-dependent phospholipid-binding protein), MT-ND1 (a mitochondrial gene), and JUND (a transcription factor involved in stress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"census_fd072bc3-2dfb-46f8-b4e3-467cb3223182_3421",</w:t>
      </w:r>
    </w:p>
    <w:p>
      <w:pPr>
        <w:pStyle w:val="LO-normal"/>
        <w:rPr/>
      </w:pPr>
      <w:r>
        <w:rPr/>
        <w:t xml:space="preserve">    </w:t>
      </w:r>
      <w:r>
        <w:rPr/>
        <w:t>"image": "census_fd072bc3-2dfb-46f8-b4e3-467cb3223182_3421",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"&lt;image&gt;\nCan you describe the type of skin cell</w:t>
      </w:r>
      <w:ins w:id="606" w:author="Anonymous" w:date="2024-04-26T12:33:16Z">
        <w:r>
          <w:rPr/>
          <w:t>s</w:t>
        </w:r>
      </w:ins>
      <w:r>
        <w:rPr/>
        <w:t xml:space="preserve">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skin cell sample has been identified as having a HIGH_MITO cell type, which suggests that the cell</w:t>
      </w:r>
      <w:ins w:id="607" w:author="Anonymous" w:date="2024-04-26T12:33:26Z">
        <w:r>
          <w:rPr/>
          <w:t>s</w:t>
        </w:r>
      </w:ins>
      <w:r>
        <w:rPr/>
        <w:t xml:space="preserve"> might have high metabolic activity or be involved in mitochondrial-related processes."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active pathways in th</w:t>
      </w:r>
      <w:ins w:id="608" w:author="Anonymous" w:date="2024-04-26T12:33:31Z">
        <w:r>
          <w:rPr/>
          <w:t>ese</w:t>
        </w:r>
      </w:ins>
      <w:del w:id="609" w:author="Anonymous" w:date="2024-04-26T12:33:31Z">
        <w:r>
          <w:rPr/>
          <w:delText>is</w:delText>
        </w:r>
      </w:del>
      <w:r>
        <w:rPr/>
        <w:t xml:space="preserve"> skin </w:t>
      </w:r>
      <w:ins w:id="610" w:author="Anonymous" w:date="2024-04-26T12:33:34Z">
        <w:r>
          <w:rPr/>
          <w:t>cells</w:t>
        </w:r>
      </w:ins>
      <w:del w:id="611" w:author="Anonymous" w:date="2024-04-26T12:33:34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skin cell</w:t>
      </w:r>
      <w:ins w:id="612" w:author="Anonymous" w:date="2024-04-26T12:33:37Z">
        <w:r>
          <w:rPr/>
          <w:t>s</w:t>
        </w:r>
      </w:ins>
      <w:r>
        <w:rPr/>
        <w:t xml:space="preserve"> </w:t>
      </w:r>
      <w:ins w:id="613" w:author="Anonymous" w:date="2024-04-26T12:33:39Z">
        <w:r>
          <w:rPr/>
          <w:t>appear</w:t>
        </w:r>
      </w:ins>
      <w:del w:id="614" w:author="Anonymous" w:date="2024-04-26T12:33:39Z">
        <w:r>
          <w:rPr/>
          <w:delText>appears</w:delText>
        </w:r>
      </w:del>
      <w:r>
        <w:rPr/>
        <w:t xml:space="preserve"> to be involved in pathways related to the immune response, such as T-cell activation, B-cell development, and myeloid dendritic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the top expressed genes in th</w:t>
      </w:r>
      <w:ins w:id="615" w:author="Anonymous" w:date="2024-04-26T12:33:45Z">
        <w:r>
          <w:rPr/>
          <w:t>ese</w:t>
        </w:r>
      </w:ins>
      <w:del w:id="616" w:author="Anonymous" w:date="2024-04-26T12:33:45Z">
        <w:r>
          <w:rPr/>
          <w:delText>is</w:delText>
        </w:r>
      </w:del>
      <w:r>
        <w:rPr/>
        <w:t xml:space="preserve"> skin </w:t>
      </w:r>
      <w:ins w:id="617" w:author="Anonymous" w:date="2024-04-26T12:33:50Z">
        <w:r>
          <w:rPr/>
          <w:t>cells</w:t>
        </w:r>
      </w:ins>
      <w:del w:id="618" w:author="Anonymous" w:date="2024-04-26T12:33:50Z">
        <w:r>
          <w:rPr/>
          <w:delText>cell</w:delText>
        </w:r>
      </w:del>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w:t>
      </w:r>
      <w:ins w:id="619" w:author="Anonymous" w:date="2024-04-26T12:33:53Z">
        <w:r>
          <w:rPr/>
          <w:t>ese</w:t>
        </w:r>
      </w:ins>
      <w:del w:id="620" w:author="Anonymous" w:date="2024-04-26T12:33:53Z">
        <w:r>
          <w:rPr/>
          <w:delText>is</w:delText>
        </w:r>
      </w:del>
      <w:r>
        <w:rPr/>
        <w:t xml:space="preserve"> skin cell</w:t>
      </w:r>
      <w:ins w:id="621" w:author="Anonymous" w:date="2024-04-26T12:33:57Z">
        <w:r>
          <w:rPr/>
          <w:t>s</w:t>
        </w:r>
      </w:ins>
      <w:r>
        <w:rPr/>
        <w:t xml:space="preserve"> include COL1A1, COL1A2, VIM, CD74, MT-ATP8, MT-ND4L, MT-CO2, MT-CO1, which suggest that the cell might be involved in the extracellular matrix formation, mitochondrial function, and immune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"census_576f193c-75d0-4a11-bd25-8676587e6dc2_2898",</w:t>
      </w:r>
    </w:p>
    <w:p>
      <w:pPr>
        <w:pStyle w:val="LO-normal"/>
        <w:rPr/>
      </w:pPr>
      <w:r>
        <w:rPr/>
        <w:t xml:space="preserve">    </w:t>
      </w:r>
      <w:r>
        <w:rPr/>
        <w:t>"image": "census_576f193c-75d0-4a11-bd25-8676587e6dc2_2898",</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an epithelial cell."</w:t>
      </w:r>
    </w:p>
    <w:p>
      <w:pPr>
        <w:pStyle w:val="LO-normal"/>
        <w:rPr/>
      </w:pPr>
      <w:r>
        <w:rPr/>
        <w:t xml:space="preserve">      </w:t>
      </w:r>
      <w:r>
        <w:rPr/>
        <w:t>},</w:t>
      </w:r>
    </w:p>
    <w:p>
      <w:pPr>
        <w:pStyle w:val="LO-normal"/>
        <w:rPr>
          <w:del w:id="624" w:author="Anonymous" w:date="2024-04-26T12:34:19Z"/>
        </w:rPr>
      </w:pPr>
      <w:r>
        <w:rPr/>
        <w:t xml:space="preserve">     </w:t>
      </w:r>
      <w:del w:id="622" w:author="Anonymous" w:date="2024-04-26T12:34:19Z">
        <w:r>
          <w:rPr/>
          <w:delText xml:space="preserve"> </w:delText>
        </w:r>
      </w:del>
      <w:del w:id="623" w:author="Anonymous" w:date="2024-04-26T12:34:19Z">
        <w:r>
          <w:rPr/>
          <w:delText>{</w:delText>
        </w:r>
      </w:del>
    </w:p>
    <w:p>
      <w:pPr>
        <w:pStyle w:val="LO-normal"/>
        <w:rPr>
          <w:del w:id="627" w:author="Anonymous" w:date="2024-04-26T12:34:19Z"/>
        </w:rPr>
      </w:pPr>
      <w:del w:id="625" w:author="Anonymous" w:date="2024-04-26T12:34:19Z">
        <w:r>
          <w:rPr/>
          <w:delText xml:space="preserve">        </w:delText>
        </w:r>
      </w:del>
      <w:del w:id="626" w:author="Anonymous" w:date="2024-04-26T12:34:19Z">
        <w:r>
          <w:rPr/>
          <w:delText>"from": "human",</w:delText>
        </w:r>
      </w:del>
    </w:p>
    <w:p>
      <w:pPr>
        <w:pStyle w:val="LO-normal"/>
        <w:rPr>
          <w:del w:id="630" w:author="Anonymous" w:date="2024-04-26T12:34:19Z"/>
        </w:rPr>
      </w:pPr>
      <w:del w:id="628" w:author="Anonymous" w:date="2024-04-26T12:34:19Z">
        <w:r>
          <w:rPr/>
          <w:delText xml:space="preserve">        </w:delText>
        </w:r>
      </w:del>
      <w:del w:id="629" w:author="Anonymous" w:date="2024-04-26T12:34:19Z">
        <w:r>
          <w:rPr/>
          <w:delText>"value": "What can you tell me about the sample's treatment?"</w:delText>
        </w:r>
      </w:del>
    </w:p>
    <w:p>
      <w:pPr>
        <w:pStyle w:val="LO-normal"/>
        <w:rPr>
          <w:del w:id="633" w:author="Anonymous" w:date="2024-04-26T12:34:19Z"/>
        </w:rPr>
      </w:pPr>
      <w:del w:id="631" w:author="Anonymous" w:date="2024-04-26T12:34:19Z">
        <w:r>
          <w:rPr/>
          <w:delText xml:space="preserve">      </w:delText>
        </w:r>
      </w:del>
      <w:del w:id="632" w:author="Anonymous" w:date="2024-04-26T12:34:19Z">
        <w:r>
          <w:rPr/>
          <w:delText>},</w:delText>
        </w:r>
      </w:del>
    </w:p>
    <w:p>
      <w:pPr>
        <w:pStyle w:val="LO-normal"/>
        <w:rPr>
          <w:del w:id="636" w:author="Anonymous" w:date="2024-04-26T12:34:19Z"/>
        </w:rPr>
      </w:pPr>
      <w:del w:id="634" w:author="Anonymous" w:date="2024-04-26T12:34:19Z">
        <w:r>
          <w:rPr/>
          <w:delText xml:space="preserve">      </w:delText>
        </w:r>
      </w:del>
      <w:del w:id="635" w:author="Anonymous" w:date="2024-04-26T12:34:19Z">
        <w:r>
          <w:rPr/>
          <w:delText>{</w:delText>
        </w:r>
      </w:del>
    </w:p>
    <w:p>
      <w:pPr>
        <w:pStyle w:val="LO-normal"/>
        <w:rPr>
          <w:del w:id="639" w:author="Anonymous" w:date="2024-04-26T12:34:19Z"/>
        </w:rPr>
      </w:pPr>
      <w:del w:id="637" w:author="Anonymous" w:date="2024-04-26T12:34:19Z">
        <w:r>
          <w:rPr/>
          <w:delText xml:space="preserve">        </w:delText>
        </w:r>
      </w:del>
      <w:del w:id="638" w:author="Anonymous" w:date="2024-04-26T12:34:19Z">
        <w:r>
          <w:rPr/>
          <w:delText>"from": "gpt",</w:delText>
        </w:r>
      </w:del>
    </w:p>
    <w:p>
      <w:pPr>
        <w:pStyle w:val="LO-normal"/>
        <w:rPr>
          <w:del w:id="642" w:author="Anonymous" w:date="2024-04-26T12:34:19Z"/>
        </w:rPr>
      </w:pPr>
      <w:del w:id="640" w:author="Anonymous" w:date="2024-04-26T12:34:19Z">
        <w:r>
          <w:rPr/>
          <w:delText xml:space="preserve">        </w:delText>
        </w:r>
      </w:del>
      <w:del w:id="641" w:author="Anonymous" w:date="2024-04-26T12:34:19Z">
        <w:r>
          <w:rPr/>
          <w:delText>"value": "The sample has been treated with Platinum Doublet and Immunotherapy."</w:delText>
        </w:r>
      </w:del>
    </w:p>
    <w:p>
      <w:pPr>
        <w:pStyle w:val="LO-normal"/>
        <w:rPr/>
      </w:pPr>
      <w:del w:id="643" w:author="Anonymous" w:date="2024-04-26T12:34:19Z">
        <w:r>
          <w:rPr/>
          <w:delText xml:space="preserve">      </w:delText>
        </w:r>
      </w:del>
      <w:del w:id="644" w:author="Anonymous" w:date="2024-04-26T12:34:19Z">
        <w:r>
          <w:rPr/>
          <w:delText>},</w:delText>
        </w:r>
      </w:del>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are some notable pathways or functions related to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displays gene expression patterns related to neuroendocrine differentiation (INSM1), mitochondrial regulation (BNIP3), epithelial development (SOX4), glucose metabolism (ENO1), and cytoskeletal organization (TUBB2B)."</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"census_1b9d8702-5af8-4142-85ed-020eb06ec4f6_6213",</w:t>
      </w:r>
    </w:p>
    <w:p>
      <w:pPr>
        <w:pStyle w:val="LO-normal"/>
        <w:rPr/>
      </w:pPr>
      <w:r>
        <w:rPr/>
        <w:t xml:space="preserve">    </w:t>
      </w:r>
      <w:r>
        <w:rPr/>
        <w:t>"image": "census_1b9d8702-5af8-4142-85ed-020eb06ec4f6_6213",</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tissue does this sample come from?"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derived from the ileum tissue."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kind of immune cells were found in the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contains T cells, specifically T_CD4/CD8 cells, which are alpha-beta T cells exhibiting cytotoxic properties."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biological pathways or processes are associated with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sample shows signatures associated with T cells from various tissues like the lung, spleen, lymph node, and thymus, including cytotoxic T cells and natural killer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"census_6c600df6-ddca-4628-a8bb-1d6de1e3f9b4_641",</w:t>
      </w:r>
    </w:p>
    <w:p>
      <w:pPr>
        <w:pStyle w:val="LO-normal"/>
        <w:rPr/>
      </w:pPr>
      <w:r>
        <w:rPr/>
        <w:t xml:space="preserve">    </w:t>
      </w:r>
      <w:r>
        <w:rPr/>
        <w:t>"image": "census_6c600df6-ddca-4628-a8bb-1d6de1e3f9b4_641",</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neuron is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 xml:space="preserve">"value": "This sample appears to be </w:t>
      </w:r>
      <w:del w:id="645" w:author="Anonymous" w:date="2024-04-26T12:34:47Z">
        <w:r>
          <w:rPr/>
          <w:delText>a</w:delText>
        </w:r>
      </w:del>
      <w:r>
        <w:rPr/>
        <w:t xml:space="preserve"> glutamatergic neuron</w:t>
      </w:r>
      <w:ins w:id="646" w:author="Anonymous" w:date="2024-04-26T12:34:45Z">
        <w:r>
          <w:rPr/>
          <w:t>s</w:t>
        </w:r>
      </w:ins>
      <w:r>
        <w:rPr/>
        <w:t xml:space="preserve"> from the superior frontal gyrus."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 expression patterns stand out for this neuron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"In this glutamatergic neuron sample, genes associated with synaptic transmission, neuronal development, and structural integrity have high expression levels."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name some of these genes?"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"Sure, some of the top expressed genes include SNAP25, MT-ND2, ST18, IL1RAPL1, NEFH, and NEFM."</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"census_b693123e-95e6-4331-8b50-f367489a767e_59",</w:t>
      </w:r>
    </w:p>
    <w:p>
      <w:pPr>
        <w:pStyle w:val="LO-normal"/>
        <w:rPr/>
      </w:pPr>
      <w:r>
        <w:rPr/>
        <w:t xml:space="preserve">    </w:t>
      </w:r>
      <w:r>
        <w:rPr/>
        <w:t>"image": "census_b693123e-95e6-4331-8b50-f367489a767e_59",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sample is this?"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fibroblast cells derived from the fimbria of the uterine tube."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state or behavior of these fibroblasts?"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provided information, the fibroblasts appear to be in a resting state or not undergoing any specific stimulation."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highly expressed in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top expressed genes in this sample include IGFBP5, DCN, IGFBP6, MGP, CEBPD, JUNB, CCL2, TAGLN, TIMP1, ZFP36, IGFBP7, IFITM3, PTGDS, GSN, JUND, MT-ATP6, FOS, CXCL2, VIM."</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"census_56c4912d-2bae-4b64-98f2-af8a84389208_2382",</w:t>
      </w:r>
    </w:p>
    <w:p>
      <w:pPr>
        <w:pStyle w:val="LO-normal"/>
        <w:rPr/>
      </w:pPr>
      <w:r>
        <w:rPr/>
        <w:t xml:space="preserve">    </w:t>
      </w:r>
      <w:r>
        <w:rPr/>
        <w:t>"image": "census_56c4912d-2bae-4b64-98f2-af8a84389208_2382",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are represented in this sample?\n&lt;image&gt;"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oligodendrocyte cells, which are crucial support cells in the central nervous system."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describe the biological functions associated with this cell type?"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"Oligodendrocytes provide support for neurons by wrapping around them with a fatty substance called myelin, which helps in the transmission of electrical signals in the brain."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genes are particularly active in this oligodendrocyte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"Some notably expressed genes in this oligodendrocyte sample include PLP1, CRYAB, MBP, PTGDS, CNP, TF, GPM6B, SPP1, TUBA1A, PPP1R14A, SELENOP, NEAT1, FOS, GLUL, GSN, ERMN, TUBB4A, S100B, QKI, APLP1, which are involved in various functions such as myelination, cytoskeleton organization, and metabolism."</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"census_ca20e2ac-5676-4158-b5d0-0c2b15898b19_782",</w:t>
      </w:r>
    </w:p>
    <w:p>
      <w:pPr>
        <w:pStyle w:val="LO-normal"/>
        <w:rPr/>
      </w:pPr>
      <w:r>
        <w:rPr/>
        <w:t xml:space="preserve">    </w:t>
      </w:r>
      <w:r>
        <w:rPr/>
        <w:t>"image": "census_ca20e2ac-5676-4158-b5d0-0c2b15898b19_782",</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w:t>
      </w:r>
      <w:ins w:id="647" w:author="Anonymous" w:date="2024-04-26T12:35:53Z">
        <w:r>
          <w:rPr/>
          <w:t>s</w:t>
        </w:r>
      </w:ins>
      <w:r>
        <w:rPr/>
        <w:t xml:space="preserve"> </w:t>
      </w:r>
      <w:ins w:id="648" w:author="Anonymous" w:date="2024-04-26T12:35:58Z">
        <w:r>
          <w:rPr/>
          <w:t>are in</w:t>
        </w:r>
      </w:ins>
      <w:del w:id="649" w:author="Anonymous" w:date="2024-04-26T12:35:58Z">
        <w:r>
          <w:rPr/>
          <w:delText>is</w:delText>
        </w:r>
      </w:del>
      <w:r>
        <w:rPr/>
        <w:t xml:space="preserve"> this sample?"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represents a central nervous system macrophage from the internal segment of globus pallidus (GPi) in the brain."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cell</w:t>
      </w:r>
      <w:ins w:id="650" w:author="Anonymous" w:date="2024-04-26T12:36:05Z">
        <w:r>
          <w:rPr/>
          <w:t>s</w:t>
        </w:r>
      </w:ins>
      <w:r>
        <w:rPr/>
        <w:t>'s state or function?"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"Based on the top expressed genes, this macrophage may be involved in key brain functions related to synaptic plasticity, intracellular signaling, and regulation of gene expression."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"Can you provide any insight into the pathways or processes th</w:t>
      </w:r>
      <w:ins w:id="651" w:author="Anonymous" w:date="2024-04-26T12:36:15Z">
        <w:r>
          <w:rPr/>
          <w:t>ese</w:t>
        </w:r>
      </w:ins>
      <w:del w:id="652" w:author="Anonymous" w:date="2024-04-26T12:36:15Z">
        <w:r>
          <w:rPr/>
          <w:delText>is</w:delText>
        </w:r>
      </w:del>
      <w:r>
        <w:rPr/>
        <w:t xml:space="preserve"> </w:t>
      </w:r>
      <w:ins w:id="653" w:author="Anonymous" w:date="2024-04-26T12:36:20Z">
        <w:r>
          <w:rPr/>
          <w:t>cells</w:t>
        </w:r>
      </w:ins>
      <w:del w:id="654" w:author="Anonymous" w:date="2024-04-26T12:36:20Z">
        <w:r>
          <w:rPr/>
          <w:delText>cell</w:delText>
        </w:r>
      </w:del>
      <w:r>
        <w:rPr/>
        <w:t xml:space="preserve"> might be involved in?"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cell</w:t>
      </w:r>
      <w:ins w:id="655" w:author="Anonymous" w:date="2024-04-26T12:36:28Z">
        <w:r>
          <w:rPr/>
          <w:t>s</w:t>
        </w:r>
      </w:ins>
      <w:r>
        <w:rPr/>
        <w:t xml:space="preserve"> </w:t>
      </w:r>
      <w:ins w:id="656" w:author="Anonymous" w:date="2024-04-26T12:36:31Z">
        <w:r>
          <w:rPr/>
          <w:t>appear</w:t>
        </w:r>
      </w:ins>
      <w:del w:id="657" w:author="Anonymous" w:date="2024-04-26T12:36:31Z">
        <w:r>
          <w:rPr/>
          <w:delText>appears</w:delText>
        </w:r>
      </w:del>
      <w:r>
        <w:rPr/>
        <w:t xml:space="preserve"> to be involved in various pathways such as immune response, synaptic transmission, and gene regulation processes."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"census_218acb0f-9f2f-4f76-b90b-15a4b7c7f629_9097",</w:t>
      </w:r>
    </w:p>
    <w:p>
      <w:pPr>
        <w:pStyle w:val="LO-normal"/>
        <w:rPr/>
      </w:pPr>
      <w:r>
        <w:rPr/>
        <w:t xml:space="preserve">    </w:t>
      </w:r>
      <w:r>
        <w:rPr/>
        <w:t>"image": "census_218acb0f-9f2f-4f76-b90b-15a4b7c7f629_9097",</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type of cells does this sample consist of?\n&lt;image&gt;"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contains CD4-positive, alpha-beta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does the gene expression profile suggest about these T cells?"</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gene expression profile indicates that these T cells have increased expression of genes associated with ribosomal proteins (e.g., RPL21, RPS29) and cytoskeletal dynamics (e.g., ITGB1). Additionally, there's evidence of upregulated genes related to inflammation (e.g., S100A4, S100A9) and chemotaxis (e.g., CXCR4)."</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 xml:space="preserve">    </w:t>
      </w:r>
      <w:r>
        <w:rPr/>
        <w:t>"id": "census_fd072bc3-2dfb-46f8-b4e3-467cb3223182_3029",</w:t>
      </w:r>
    </w:p>
    <w:p>
      <w:pPr>
        <w:pStyle w:val="LO-normal"/>
        <w:rPr/>
      </w:pPr>
      <w:r>
        <w:rPr/>
        <w:t xml:space="preserve">    </w:t>
      </w:r>
      <w:r>
        <w:rPr/>
        <w:t>"image": "census_fd072bc3-2dfb-46f8-b4e3-467cb3223182_3029",</w:t>
      </w:r>
    </w:p>
    <w:p>
      <w:pPr>
        <w:pStyle w:val="LO-normal"/>
        <w:rPr/>
      </w:pPr>
      <w:r>
        <w:rPr/>
        <w:t xml:space="preserve">    </w:t>
      </w:r>
      <w:r>
        <w:rPr/>
        <w:t>"conversations": [</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"&lt;image&gt;\nWhat type of cells does this sample represent?"</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"This sample appears to be composed of macrophage cells from the spleen."</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can you tell me about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r>
        <w:rPr/>
        <w:t xml:space="preserve">        </w:t>
      </w:r>
      <w:r>
        <w:rPr/>
        <w:t>"value": "The most highly expressed genes in this sample include CST3, FTL, CD74, CXCL8, FOS, ZFP36, CCL3L3, C1QC, C1QB, CAPZA2, ATF3, MT-CO2, NR4A2, SRGN, FTH1, MYL6, RB1, PFN1, TYROBP, and TNFSF9. These genes are associated with various functions such as immune response, inflammation, and metabolism."</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"human",</w:t>
      </w:r>
    </w:p>
    <w:p>
      <w:pPr>
        <w:pStyle w:val="LO-normal"/>
        <w:rPr/>
      </w:pPr>
      <w:r>
        <w:rPr/>
        <w:t xml:space="preserve">        </w:t>
      </w:r>
      <w:r>
        <w:rPr/>
        <w:t>"value": "What pathways or functions can you associate with this sample based on the gene expression profile?"</w:t>
      </w:r>
    </w:p>
    <w:p>
      <w:pPr>
        <w:pStyle w:val="LO-normal"/>
        <w:rPr/>
      </w:pPr>
      <w:r>
        <w:rPr/>
        <w:t xml:space="preserve">      </w:t>
      </w:r>
      <w:r>
        <w:rPr/>
        <w:t>},</w:t>
      </w:r>
    </w:p>
    <w:p>
      <w:pPr>
        <w:pStyle w:val="LO-normal"/>
        <w:rPr/>
      </w:pPr>
      <w:r>
        <w:rPr/>
        <w:t xml:space="preserve">      </w:t>
      </w:r>
      <w:r>
        <w:rPr/>
        <w:t>{</w:t>
      </w:r>
    </w:p>
    <w:p>
      <w:pPr>
        <w:pStyle w:val="LO-normal"/>
        <w:rPr/>
      </w:pPr>
      <w:r>
        <w:rPr/>
        <w:t xml:space="preserve">        </w:t>
      </w:r>
      <w:r>
        <w:rPr/>
        <w:t>"from": "gpt",</w:t>
      </w:r>
    </w:p>
    <w:p>
      <w:pPr>
        <w:pStyle w:val="LO-normal"/>
        <w:rPr/>
      </w:pPr>
      <w:commentRangeStart w:id="21"/>
      <w:r>
        <w:rPr/>
        <w:t xml:space="preserve">        </w:t>
      </w:r>
      <w:r>
        <w:rPr/>
        <w:t>"value": "Based on the gene expression profile, this sample appears to be involved in various immune functions such as phagocytosis, antigen presentation, cytokine production, and inflammatory response."</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w:t>
      </w:r>
      <w:commentRangeEnd w:id="21"/>
      <w:r>
        <w:commentReference w:id="21"/>
      </w: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ritz Schäfer" w:date="2024-04-14T07:48:20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selection is probably not apparent from the transcriptome alone</w:t>
      </w:r>
    </w:p>
  </w:comment>
  <w:comment w:id="1" w:author="Moritz Schäfer" w:date="2024-04-14T08:00:55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We can either delete the passage about the selection or the whole part of the conversation</w:t>
      </w:r>
    </w:p>
  </w:comment>
  <w:comment w:id="2" w:author="Moritz Schäfer" w:date="2024-04-14T07:49:57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sounds all good to me</w:t>
      </w:r>
    </w:p>
  </w:comment>
  <w:comment w:id="3" w:author="Moritz Schäfer" w:date="2024-04-14T07:50:47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sounds good as well</w:t>
      </w:r>
    </w:p>
  </w:comment>
  <w:comment w:id="4" w:author="Moritz Schäfer" w:date="2024-04-14T07:51:51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not sure whether this can be read out from the gene expression counts. better delete.</w:t>
      </w:r>
    </w:p>
  </w:comment>
  <w:comment w:id="5" w:author="Moritz Schäfer" w:date="2024-04-14T07:52:52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can this be theoretically derived inferred from the transcriptome? potentially...</w:t>
      </w:r>
    </w:p>
  </w:comment>
  <w:comment w:id="6" w:author="Moritz Schäfer" w:date="2024-04-14T07:54:21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not so important to fix this.</w:t>
      </w:r>
    </w:p>
  </w:comment>
  <w:comment w:id="7" w:author="Moritz Schäfer" w:date="2024-04-14T07:55:22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Is there a chance that this can be inferred from the transcriptome?</w:t>
      </w:r>
    </w:p>
  </w:comment>
  <w:comment w:id="8" w:author="Moritz Schäfer" w:date="2024-04-14T07:58:24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2024-04-14  10:00 I looked until here</w:t>
      </w:r>
    </w:p>
  </w:comment>
  <w:comment w:id="9" w:author="Anonymous" w:date="2024-04-17T15:31:15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I think it is too random and doesn't fit the talk flow</w:t>
      </w:r>
    </w:p>
  </w:comment>
  <w:comment w:id="10" w:author="Moritz Schäfer" w:date="2024-04-14T07:59:50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maybe hard to infer from the transcriptome?</w:t>
      </w:r>
    </w:p>
  </w:comment>
  <w:comment w:id="11" w:author="Anonymous" w:date="2024-04-17T15:32:04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looks fine</w:t>
      </w:r>
    </w:p>
  </w:comment>
  <w:comment w:id="12" w:author="Anonymous" w:date="2024-04-17T15:33:38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nice</w:t>
      </w:r>
    </w:p>
  </w:comment>
  <w:comment w:id="13" w:author="Anonymous" w:date="2024-04-17T15:35:01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ok</w:t>
      </w:r>
    </w:p>
  </w:comment>
  <w:comment w:id="14" w:author="Anonymous" w:date="2024-04-17T15:34:51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ok</w:t>
      </w:r>
    </w:p>
  </w:comment>
  <w:comment w:id="15" w:author="Anonymous" w:date="2024-04-17T18:29:12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looks fine. till here 17.4.2024 20:29</w:t>
      </w:r>
    </w:p>
  </w:comment>
  <w:comment w:id="17" w:author="Anonymous" w:date="2024-04-18T15:10:54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delete?</w:t>
      </w:r>
    </w:p>
  </w:comment>
  <w:comment w:id="16" w:author="Moritz Schäfer" w:date="2024-04-18T15:22:49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yes</w:t>
      </w:r>
    </w:p>
  </w:comment>
  <w:comment w:id="18" w:author="Anonymous" w:date="2024-04-26T11:29:11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ok</w:t>
      </w:r>
    </w:p>
  </w:comment>
  <w:comment w:id="19" w:author="Anonymous" w:date="2024-04-26T11:39:56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In general i dont like this question - is common in a lot of conversations. Can it be re-phrased as what cells are in this sample/ What are the representative cells or something like this?</w:t>
      </w:r>
    </w:p>
  </w:comment>
  <w:comment w:id="20" w:author="Anonymous" w:date="2024-04-26T11:40:07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same</w:t>
      </w:r>
    </w:p>
  </w:comment>
  <w:comment w:id="21" w:author="Anonymous" w:date="2024-04-26T13:35:22Z" w:initials="">
    <w:p>
      <w:pPr>
        <w:overflowPunct w:val="tru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done^^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Tahoma"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16</TotalTime>
  <Application>LibreOffice/7.5.7.1$Linux_X86_64 LibreOffice_project/50$Build-1</Application>
  <AppVersion>15.0000</AppVersion>
  <Pages>137</Pages>
  <Words>27814</Words>
  <Characters>168797</Characters>
  <CharactersWithSpaces>224240</CharactersWithSpaces>
  <Paragraphs>5394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2024-04-30T13:36:46Z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